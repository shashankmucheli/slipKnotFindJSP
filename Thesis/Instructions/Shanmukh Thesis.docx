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7E0C1"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925EEA9"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F4172C2"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5CDC45A5"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9689FE0"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DCA16C4"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1CD80E22"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27A2F948"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32420B36"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2AB4D81B"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76D35434"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24524B46"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41E83FD"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21BA464C"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02278CBB"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424EA179" w14:textId="77777777" w:rsidR="00085A4F" w:rsidRDefault="00085A4F" w:rsidP="005857B4">
      <w:pPr>
        <w:spacing w:after="120" w:line="480" w:lineRule="auto"/>
        <w:jc w:val="center"/>
        <w:rPr>
          <w:rFonts w:ascii="Times New Roman" w:eastAsia="Times New Roman" w:hAnsi="Times New Roman" w:cs="Times New Roman"/>
          <w:b/>
          <w:sz w:val="28"/>
          <w:szCs w:val="28"/>
        </w:rPr>
      </w:pPr>
    </w:p>
    <w:p w14:paraId="26A91022"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3EDCA8A4"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323E6F93"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204B25A2"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7DEF7969"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6711AEDF"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2C6E996C"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2A009A1B"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7424B76D"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3F9DC496"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228B8F3A"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5F026AA7"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7AC2668D"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0EE51FEB"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0706350B" w14:textId="77777777" w:rsidR="00D22247" w:rsidRDefault="00D22247" w:rsidP="005857B4">
      <w:pPr>
        <w:spacing w:after="120" w:line="480" w:lineRule="auto"/>
        <w:jc w:val="center"/>
        <w:rPr>
          <w:rFonts w:ascii="Times New Roman" w:eastAsia="Times New Roman" w:hAnsi="Times New Roman" w:cs="Times New Roman"/>
          <w:b/>
          <w:sz w:val="28"/>
          <w:szCs w:val="28"/>
        </w:rPr>
      </w:pPr>
    </w:p>
    <w:p w14:paraId="55E56389" w14:textId="77777777" w:rsidR="00D22247" w:rsidRDefault="00D22247" w:rsidP="005857B4">
      <w:pPr>
        <w:spacing w:after="120" w:line="480" w:lineRule="auto"/>
        <w:jc w:val="center"/>
        <w:rPr>
          <w:ins w:id="0" w:author="LC02" w:date="2015-12-10T13:04:00Z"/>
          <w:rFonts w:ascii="Times New Roman" w:eastAsia="Times New Roman" w:hAnsi="Times New Roman" w:cs="Times New Roman"/>
          <w:b/>
          <w:sz w:val="28"/>
          <w:szCs w:val="28"/>
        </w:rPr>
      </w:pPr>
    </w:p>
    <w:p w14:paraId="1314A92F" w14:textId="77777777" w:rsidR="008F3C29" w:rsidRDefault="008F3C29" w:rsidP="005857B4">
      <w:pPr>
        <w:spacing w:after="120" w:line="480" w:lineRule="auto"/>
        <w:jc w:val="center"/>
        <w:rPr>
          <w:ins w:id="1" w:author="LC02" w:date="2015-12-10T13:04:00Z"/>
          <w:rFonts w:ascii="Times New Roman" w:eastAsia="Times New Roman" w:hAnsi="Times New Roman" w:cs="Times New Roman"/>
          <w:b/>
          <w:sz w:val="28"/>
          <w:szCs w:val="28"/>
        </w:rPr>
      </w:pPr>
    </w:p>
    <w:p w14:paraId="1AAB2234" w14:textId="77777777" w:rsidR="008F3C29" w:rsidRDefault="008F3C29" w:rsidP="005857B4">
      <w:pPr>
        <w:spacing w:after="120" w:line="480" w:lineRule="auto"/>
        <w:jc w:val="center"/>
        <w:rPr>
          <w:rFonts w:ascii="Times New Roman" w:eastAsia="Times New Roman" w:hAnsi="Times New Roman" w:cs="Times New Roman"/>
          <w:b/>
          <w:sz w:val="28"/>
          <w:szCs w:val="28"/>
        </w:rPr>
      </w:pPr>
    </w:p>
    <w:p w14:paraId="2A9CD28E" w14:textId="77777777" w:rsidR="00A723C1" w:rsidRPr="00860E91" w:rsidRDefault="00A723C1" w:rsidP="005857B4">
      <w:pPr>
        <w:spacing w:after="120" w:line="480" w:lineRule="auto"/>
        <w:jc w:val="center"/>
        <w:rPr>
          <w:rFonts w:ascii="Times New Roman" w:eastAsia="Times New Roman" w:hAnsi="Times New Roman" w:cs="Times New Roman"/>
          <w:b/>
          <w:sz w:val="28"/>
          <w:szCs w:val="28"/>
        </w:rPr>
      </w:pPr>
      <w:r w:rsidRPr="00860E91">
        <w:rPr>
          <w:rFonts w:ascii="Times New Roman" w:eastAsia="Times New Roman" w:hAnsi="Times New Roman" w:cs="Times New Roman"/>
          <w:b/>
          <w:sz w:val="28"/>
          <w:szCs w:val="28"/>
        </w:rPr>
        <w:lastRenderedPageBreak/>
        <w:t>Abstract</w:t>
      </w:r>
    </w:p>
    <w:p w14:paraId="5D465ADD" w14:textId="77777777" w:rsidR="00A723C1" w:rsidRPr="00860E91" w:rsidRDefault="00A723C1" w:rsidP="005857B4">
      <w:pPr>
        <w:spacing w:after="120" w:line="480" w:lineRule="auto"/>
        <w:rPr>
          <w:rFonts w:ascii="Times New Roman" w:hAnsi="Times New Roman" w:cs="Times New Roman"/>
          <w:b/>
          <w:sz w:val="24"/>
          <w:szCs w:val="24"/>
        </w:rPr>
      </w:pPr>
      <w:r w:rsidRPr="00860E91">
        <w:rPr>
          <w:rFonts w:ascii="Times New Roman" w:hAnsi="Times New Roman" w:cs="Times New Roman"/>
          <w:b/>
          <w:sz w:val="24"/>
          <w:szCs w:val="24"/>
        </w:rPr>
        <w:t>Square Root Carry Select Adder using BEC for Area Efficient Processors</w:t>
      </w:r>
      <w:del w:id="2" w:author="HP" w:date="2015-12-14T13:10:00Z">
        <w:r w:rsidRPr="00860E91" w:rsidDel="006B5AD6">
          <w:rPr>
            <w:rFonts w:ascii="Times New Roman" w:hAnsi="Times New Roman" w:cs="Times New Roman"/>
            <w:b/>
            <w:sz w:val="24"/>
            <w:szCs w:val="24"/>
          </w:rPr>
          <w:delText>.</w:delText>
        </w:r>
      </w:del>
    </w:p>
    <w:p w14:paraId="6F18C2D9" w14:textId="77777777" w:rsidR="00A723C1" w:rsidRPr="00860E91" w:rsidRDefault="00A723C1" w:rsidP="005857B4">
      <w:pPr>
        <w:spacing w:after="120" w:line="480" w:lineRule="auto"/>
        <w:jc w:val="both"/>
        <w:rPr>
          <w:rFonts w:ascii="Times New Roman" w:hAnsi="Times New Roman" w:cs="Times New Roman"/>
          <w:sz w:val="24"/>
          <w:szCs w:val="24"/>
        </w:rPr>
      </w:pPr>
      <w:proofErr w:type="gramStart"/>
      <w:r w:rsidRPr="00860E91">
        <w:rPr>
          <w:rFonts w:ascii="Times New Roman" w:hAnsi="Times New Roman" w:cs="Times New Roman"/>
          <w:sz w:val="24"/>
          <w:szCs w:val="24"/>
        </w:rPr>
        <w:t>by</w:t>
      </w:r>
      <w:proofErr w:type="gramEnd"/>
      <w:r w:rsidRPr="00860E91">
        <w:rPr>
          <w:rFonts w:ascii="Times New Roman" w:hAnsi="Times New Roman" w:cs="Times New Roman"/>
          <w:sz w:val="24"/>
          <w:szCs w:val="24"/>
        </w:rPr>
        <w:t xml:space="preserve"> Sri Shanmukha Naraharisetti</w:t>
      </w:r>
    </w:p>
    <w:p w14:paraId="23F7F49F" w14:textId="77777777" w:rsidR="00A723C1" w:rsidRPr="00860E91" w:rsidRDefault="00A723C1"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Arithmetic functions are the basic operations in many data processors. In most of the digital adders the speed of addition is limited by time taken for the carry to propagate through the adder. Square Root Carry Select Adder (SQRT CSLA) is one of the adders which is used to perform the addition operations very fast [1], but due to the ripple carry adders (RCA) used in the SQRT CSLA module the number of AOI gates used here are more compared to the AOI gates used in the modified SQRT CSLA which leads them to occupy more area. Modified SQRT CSLA limits the number of gates (area) by using Binary to Excess 1 Converters (BEC) in place of RCA’s.</w:t>
      </w:r>
    </w:p>
    <w:p w14:paraId="7A703FEA" w14:textId="79DD88DA" w:rsidR="00A723C1" w:rsidRPr="00860E91" w:rsidRDefault="00D767D8"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The a</w:t>
      </w:r>
      <w:r w:rsidR="00A723C1" w:rsidRPr="00860E91">
        <w:rPr>
          <w:rFonts w:ascii="Times New Roman" w:hAnsi="Times New Roman" w:cs="Times New Roman"/>
          <w:sz w:val="24"/>
          <w:szCs w:val="24"/>
        </w:rPr>
        <w:t>r</w:t>
      </w:r>
      <w:r>
        <w:rPr>
          <w:rFonts w:ascii="Times New Roman" w:hAnsi="Times New Roman" w:cs="Times New Roman"/>
          <w:sz w:val="24"/>
          <w:szCs w:val="24"/>
        </w:rPr>
        <w:t>ea, power and d</w:t>
      </w:r>
      <w:r w:rsidR="00A723C1" w:rsidRPr="00860E91">
        <w:rPr>
          <w:rFonts w:ascii="Times New Roman" w:hAnsi="Times New Roman" w:cs="Times New Roman"/>
          <w:sz w:val="24"/>
          <w:szCs w:val="24"/>
        </w:rPr>
        <w:t>elay parameters of the modified SQRT CSLA using BEC are de</w:t>
      </w:r>
      <w:r>
        <w:rPr>
          <w:rFonts w:ascii="Times New Roman" w:hAnsi="Times New Roman" w:cs="Times New Roman"/>
          <w:sz w:val="24"/>
          <w:szCs w:val="24"/>
        </w:rPr>
        <w:t xml:space="preserve">termined from simulations with </w:t>
      </w:r>
      <w:proofErr w:type="spellStart"/>
      <w:r w:rsidR="006E7E80">
        <w:rPr>
          <w:rFonts w:ascii="Times New Roman" w:hAnsi="Times New Roman" w:cs="Times New Roman"/>
          <w:sz w:val="24"/>
          <w:szCs w:val="24"/>
        </w:rPr>
        <w:t>s</w:t>
      </w:r>
      <w:r w:rsidR="00A723C1" w:rsidRPr="00860E91">
        <w:rPr>
          <w:rFonts w:ascii="Times New Roman" w:hAnsi="Times New Roman" w:cs="Times New Roman"/>
          <w:sz w:val="24"/>
          <w:szCs w:val="24"/>
        </w:rPr>
        <w:t>ynopsys</w:t>
      </w:r>
      <w:proofErr w:type="spellEnd"/>
      <w:r w:rsidR="00A723C1" w:rsidRPr="00860E91">
        <w:rPr>
          <w:rFonts w:ascii="Times New Roman" w:hAnsi="Times New Roman" w:cs="Times New Roman"/>
          <w:sz w:val="24"/>
          <w:szCs w:val="24"/>
        </w:rPr>
        <w:t xml:space="preserve"> tools and compared with SQRT CSLA which uses RCA. Based on the comparison of results of the ordinary module a</w:t>
      </w:r>
      <w:r>
        <w:rPr>
          <w:rFonts w:ascii="Times New Roman" w:hAnsi="Times New Roman" w:cs="Times New Roman"/>
          <w:sz w:val="24"/>
          <w:szCs w:val="24"/>
        </w:rPr>
        <w:t>nd modified module, the better d</w:t>
      </w:r>
      <w:r w:rsidR="00A723C1" w:rsidRPr="00860E91">
        <w:rPr>
          <w:rFonts w:ascii="Times New Roman" w:hAnsi="Times New Roman" w:cs="Times New Roman"/>
          <w:sz w:val="24"/>
          <w:szCs w:val="24"/>
        </w:rPr>
        <w:t xml:space="preserve">esign of the two models is </w:t>
      </w:r>
      <w:r w:rsidR="00DA5225">
        <w:rPr>
          <w:rFonts w:ascii="Times New Roman" w:hAnsi="Times New Roman" w:cs="Times New Roman"/>
          <w:sz w:val="24"/>
          <w:szCs w:val="24"/>
        </w:rPr>
        <w:t>illustrated</w:t>
      </w:r>
      <w:r w:rsidR="00A723C1" w:rsidRPr="00860E91">
        <w:rPr>
          <w:rFonts w:ascii="Times New Roman" w:hAnsi="Times New Roman" w:cs="Times New Roman"/>
          <w:sz w:val="24"/>
          <w:szCs w:val="24"/>
        </w:rPr>
        <w:t xml:space="preserve">. </w:t>
      </w:r>
    </w:p>
    <w:p w14:paraId="4D773DDF" w14:textId="59848B0D" w:rsidR="008B2964" w:rsidRPr="00860E91" w:rsidRDefault="00CA6DEE" w:rsidP="005857B4">
      <w:pPr>
        <w:spacing w:after="120" w:line="480" w:lineRule="auto"/>
        <w:ind w:firstLine="720"/>
        <w:jc w:val="both"/>
        <w:rPr>
          <w:rFonts w:ascii="Times New Roman" w:hAnsi="Times New Roman" w:cs="Times New Roman"/>
          <w:sz w:val="24"/>
          <w:szCs w:val="24"/>
        </w:rPr>
      </w:pPr>
      <w:r w:rsidRPr="00860E91">
        <w:rPr>
          <w:rFonts w:ascii="Times New Roman" w:hAnsi="Times New Roman" w:cs="Times New Roman"/>
          <w:sz w:val="24"/>
          <w:szCs w:val="24"/>
        </w:rPr>
        <w:t xml:space="preserve"> </w:t>
      </w:r>
    </w:p>
    <w:p w14:paraId="349FAE2E" w14:textId="77777777" w:rsidR="008B2964" w:rsidRPr="00860E91" w:rsidRDefault="008B2964" w:rsidP="005857B4">
      <w:pPr>
        <w:spacing w:after="120" w:line="480" w:lineRule="auto"/>
        <w:ind w:firstLine="720"/>
        <w:jc w:val="both"/>
        <w:rPr>
          <w:rFonts w:ascii="Times New Roman" w:hAnsi="Times New Roman" w:cs="Times New Roman"/>
          <w:sz w:val="24"/>
          <w:szCs w:val="24"/>
        </w:rPr>
      </w:pPr>
    </w:p>
    <w:p w14:paraId="69FE77EA" w14:textId="77777777" w:rsidR="00486DE3" w:rsidRPr="00860E91" w:rsidRDefault="00486DE3" w:rsidP="005857B4">
      <w:pPr>
        <w:spacing w:after="120" w:line="480" w:lineRule="auto"/>
        <w:ind w:firstLine="720"/>
        <w:jc w:val="both"/>
        <w:rPr>
          <w:rFonts w:ascii="Times New Roman" w:hAnsi="Times New Roman" w:cs="Times New Roman"/>
          <w:sz w:val="24"/>
          <w:szCs w:val="24"/>
        </w:rPr>
      </w:pPr>
    </w:p>
    <w:p w14:paraId="3CD1C3E7" w14:textId="77777777" w:rsidR="00486DE3" w:rsidRDefault="00486DE3" w:rsidP="005857B4">
      <w:pPr>
        <w:spacing w:after="120" w:line="480" w:lineRule="auto"/>
        <w:ind w:firstLine="720"/>
        <w:jc w:val="both"/>
        <w:rPr>
          <w:rFonts w:ascii="Times New Roman" w:hAnsi="Times New Roman" w:cs="Times New Roman"/>
          <w:sz w:val="24"/>
          <w:szCs w:val="24"/>
        </w:rPr>
      </w:pPr>
    </w:p>
    <w:p w14:paraId="66198283" w14:textId="42D80D2E" w:rsidR="00314181" w:rsidRDefault="00314181" w:rsidP="00126D16">
      <w:pPr>
        <w:widowControl w:val="0"/>
        <w:overflowPunct w:val="0"/>
        <w:autoSpaceDE w:val="0"/>
        <w:autoSpaceDN w:val="0"/>
        <w:adjustRightInd w:val="0"/>
        <w:spacing w:after="120" w:line="480" w:lineRule="auto"/>
        <w:rPr>
          <w:ins w:id="3" w:author="LC02" w:date="2015-12-10T13:04:00Z"/>
          <w:rFonts w:ascii="Times New Roman" w:eastAsia="Times New Roman" w:hAnsi="Times New Roman" w:cs="Times New Roman"/>
          <w:sz w:val="24"/>
          <w:szCs w:val="24"/>
        </w:rPr>
      </w:pPr>
    </w:p>
    <w:p w14:paraId="324BEC39" w14:textId="77777777" w:rsidR="008F3C29" w:rsidRPr="00860E91" w:rsidRDefault="008F3C29" w:rsidP="00126D16">
      <w:pPr>
        <w:widowControl w:val="0"/>
        <w:overflowPunct w:val="0"/>
        <w:autoSpaceDE w:val="0"/>
        <w:autoSpaceDN w:val="0"/>
        <w:adjustRightInd w:val="0"/>
        <w:spacing w:after="120" w:line="480" w:lineRule="auto"/>
        <w:rPr>
          <w:rFonts w:ascii="Times New Roman" w:eastAsia="Times New Roman" w:hAnsi="Times New Roman" w:cs="Times New Roman"/>
          <w:sz w:val="24"/>
          <w:szCs w:val="24"/>
        </w:rPr>
      </w:pPr>
    </w:p>
    <w:p w14:paraId="30FA3945" w14:textId="0E7C2B0E" w:rsidR="00B804AA" w:rsidRPr="00CD7578" w:rsidRDefault="00B75C9C" w:rsidP="005857B4">
      <w:pPr>
        <w:widowControl w:val="0"/>
        <w:autoSpaceDE w:val="0"/>
        <w:autoSpaceDN w:val="0"/>
        <w:adjustRightInd w:val="0"/>
        <w:spacing w:after="120" w:line="480" w:lineRule="auto"/>
        <w:ind w:left="2980"/>
        <w:rPr>
          <w:rFonts w:ascii="Times New Roman" w:hAnsi="Times New Roman" w:cs="Times New Roman"/>
          <w:sz w:val="28"/>
          <w:szCs w:val="28"/>
        </w:rPr>
      </w:pPr>
      <w:r w:rsidRPr="00860E91">
        <w:rPr>
          <w:rFonts w:ascii="Times New Roman" w:hAnsi="Times New Roman" w:cs="Times New Roman"/>
          <w:b/>
          <w:bCs/>
          <w:sz w:val="28"/>
          <w:szCs w:val="28"/>
        </w:rPr>
        <w:lastRenderedPageBreak/>
        <w:t>Acknowledgements</w:t>
      </w:r>
    </w:p>
    <w:p w14:paraId="02B7A9C3" w14:textId="540CC32B" w:rsidR="00B804AA" w:rsidRPr="00860E91" w:rsidRDefault="0021500F" w:rsidP="005857B4">
      <w:pPr>
        <w:widowControl w:val="0"/>
        <w:overflowPunct w:val="0"/>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B804AA" w:rsidRPr="00860E91">
        <w:rPr>
          <w:rFonts w:ascii="Times New Roman" w:hAnsi="Times New Roman" w:cs="Times New Roman"/>
          <w:sz w:val="24"/>
          <w:szCs w:val="24"/>
        </w:rPr>
        <w:t>I wish to express appreciation to</w:t>
      </w:r>
      <w:r w:rsidR="007943E9" w:rsidRPr="00860E91">
        <w:rPr>
          <w:rFonts w:ascii="Times New Roman" w:hAnsi="Times New Roman" w:cs="Times New Roman"/>
          <w:sz w:val="24"/>
          <w:szCs w:val="24"/>
        </w:rPr>
        <w:t xml:space="preserve"> my Master’s thesis advisor, Professor</w:t>
      </w:r>
      <w:r w:rsidR="00B804AA" w:rsidRPr="00860E91">
        <w:rPr>
          <w:rFonts w:ascii="Times New Roman" w:hAnsi="Times New Roman" w:cs="Times New Roman"/>
          <w:sz w:val="24"/>
          <w:szCs w:val="24"/>
        </w:rPr>
        <w:t xml:space="preserve"> David </w:t>
      </w:r>
      <w:proofErr w:type="spellStart"/>
      <w:r w:rsidR="00B804AA" w:rsidRPr="00860E91">
        <w:rPr>
          <w:rFonts w:ascii="Times New Roman" w:hAnsi="Times New Roman" w:cs="Times New Roman"/>
          <w:sz w:val="24"/>
          <w:szCs w:val="24"/>
        </w:rPr>
        <w:t>Rancour</w:t>
      </w:r>
      <w:proofErr w:type="spellEnd"/>
      <w:r w:rsidR="00B804AA" w:rsidRPr="00860E91">
        <w:rPr>
          <w:rFonts w:ascii="Times New Roman" w:hAnsi="Times New Roman" w:cs="Times New Roman"/>
          <w:sz w:val="24"/>
          <w:szCs w:val="24"/>
        </w:rPr>
        <w:t xml:space="preserve"> for guiding me throughout the completion of my thesis. Thanks to his enormous patience and knowledge in the area, I was able to complete successfully the requirements of my thesis. I feel really grateful for the opportunity to work on this thesis, in which I</w:t>
      </w:r>
      <w:r w:rsidRPr="00860E91">
        <w:rPr>
          <w:rFonts w:ascii="Times New Roman" w:hAnsi="Times New Roman" w:cs="Times New Roman"/>
          <w:sz w:val="24"/>
          <w:szCs w:val="24"/>
        </w:rPr>
        <w:t xml:space="preserve"> have given the best of myself.</w:t>
      </w:r>
    </w:p>
    <w:p w14:paraId="5AF85583" w14:textId="26E14BEA" w:rsidR="00B804AA" w:rsidRPr="00860E91" w:rsidRDefault="0021500F" w:rsidP="005857B4">
      <w:pPr>
        <w:widowControl w:val="0"/>
        <w:overflowPunct w:val="0"/>
        <w:autoSpaceDE w:val="0"/>
        <w:autoSpaceDN w:val="0"/>
        <w:adjustRightInd w:val="0"/>
        <w:spacing w:after="120" w:line="480" w:lineRule="auto"/>
        <w:ind w:right="280"/>
        <w:rPr>
          <w:rFonts w:ascii="Times New Roman" w:hAnsi="Times New Roman" w:cs="Times New Roman"/>
          <w:sz w:val="24"/>
          <w:szCs w:val="24"/>
        </w:rPr>
      </w:pPr>
      <w:r w:rsidRPr="00860E91">
        <w:rPr>
          <w:rFonts w:ascii="Times New Roman" w:hAnsi="Times New Roman" w:cs="Times New Roman"/>
          <w:sz w:val="24"/>
          <w:szCs w:val="24"/>
        </w:rPr>
        <w:tab/>
      </w:r>
      <w:r w:rsidR="00B804AA" w:rsidRPr="00860E91">
        <w:rPr>
          <w:rFonts w:ascii="Times New Roman" w:hAnsi="Times New Roman" w:cs="Times New Roman"/>
          <w:sz w:val="24"/>
          <w:szCs w:val="24"/>
        </w:rPr>
        <w:t xml:space="preserve">I would also like to thank Mr. Elliot </w:t>
      </w:r>
      <w:proofErr w:type="spellStart"/>
      <w:r w:rsidR="00B804AA" w:rsidRPr="00860E91">
        <w:rPr>
          <w:rFonts w:ascii="Times New Roman" w:hAnsi="Times New Roman" w:cs="Times New Roman"/>
          <w:sz w:val="24"/>
          <w:szCs w:val="24"/>
        </w:rPr>
        <w:t>Mednick</w:t>
      </w:r>
      <w:proofErr w:type="spellEnd"/>
      <w:r w:rsidR="00B804AA" w:rsidRPr="00860E91">
        <w:rPr>
          <w:rFonts w:ascii="Times New Roman" w:hAnsi="Times New Roman" w:cs="Times New Roman"/>
          <w:sz w:val="24"/>
          <w:szCs w:val="24"/>
        </w:rPr>
        <w:t xml:space="preserve">, my </w:t>
      </w:r>
      <w:r w:rsidR="00126D16">
        <w:rPr>
          <w:rFonts w:ascii="Times New Roman" w:hAnsi="Times New Roman" w:cs="Times New Roman"/>
          <w:sz w:val="24"/>
          <w:szCs w:val="24"/>
        </w:rPr>
        <w:t>s</w:t>
      </w:r>
      <w:r w:rsidR="00B804AA" w:rsidRPr="00860E91">
        <w:rPr>
          <w:rFonts w:ascii="Times New Roman" w:hAnsi="Times New Roman" w:cs="Times New Roman"/>
          <w:sz w:val="24"/>
          <w:szCs w:val="24"/>
        </w:rPr>
        <w:t xml:space="preserve">upervisor in Advanced </w:t>
      </w:r>
      <w:r w:rsidR="00D22247">
        <w:rPr>
          <w:rFonts w:ascii="Times New Roman" w:hAnsi="Times New Roman" w:cs="Times New Roman"/>
          <w:sz w:val="24"/>
          <w:szCs w:val="24"/>
        </w:rPr>
        <w:t>M</w:t>
      </w:r>
      <w:r w:rsidR="00B804AA" w:rsidRPr="00860E91">
        <w:rPr>
          <w:rFonts w:ascii="Times New Roman" w:hAnsi="Times New Roman" w:cs="Times New Roman"/>
          <w:sz w:val="24"/>
          <w:szCs w:val="24"/>
        </w:rPr>
        <w:t xml:space="preserve">icro </w:t>
      </w:r>
      <w:r w:rsidR="00D22247">
        <w:rPr>
          <w:rFonts w:ascii="Times New Roman" w:hAnsi="Times New Roman" w:cs="Times New Roman"/>
          <w:sz w:val="24"/>
          <w:szCs w:val="24"/>
        </w:rPr>
        <w:t>D</w:t>
      </w:r>
      <w:r w:rsidR="00B804AA" w:rsidRPr="00860E91">
        <w:rPr>
          <w:rFonts w:ascii="Times New Roman" w:hAnsi="Times New Roman" w:cs="Times New Roman"/>
          <w:sz w:val="24"/>
          <w:szCs w:val="24"/>
        </w:rPr>
        <w:t>evices (AMD), I worked as a Co-op Engineer there and I learned to use</w:t>
      </w:r>
      <w:r w:rsidR="007943E9" w:rsidRPr="00860E91">
        <w:rPr>
          <w:rFonts w:ascii="Times New Roman" w:hAnsi="Times New Roman" w:cs="Times New Roman"/>
          <w:sz w:val="24"/>
          <w:szCs w:val="24"/>
        </w:rPr>
        <w:t xml:space="preserve"> new tools and a new a</w:t>
      </w:r>
      <w:r w:rsidR="00B804AA" w:rsidRPr="00860E91">
        <w:rPr>
          <w:rFonts w:ascii="Times New Roman" w:hAnsi="Times New Roman" w:cs="Times New Roman"/>
          <w:sz w:val="24"/>
          <w:szCs w:val="24"/>
        </w:rPr>
        <w:t xml:space="preserve">ssembler that only AMD uses for its processors which are a part of the design of a processor. I also would like to thank the other members of my </w:t>
      </w:r>
      <w:r w:rsidR="00126D16">
        <w:rPr>
          <w:rFonts w:ascii="Times New Roman" w:hAnsi="Times New Roman" w:cs="Times New Roman"/>
          <w:sz w:val="24"/>
          <w:szCs w:val="24"/>
        </w:rPr>
        <w:t>t</w:t>
      </w:r>
      <w:r w:rsidR="00B804AA" w:rsidRPr="00860E91">
        <w:rPr>
          <w:rFonts w:ascii="Times New Roman" w:hAnsi="Times New Roman" w:cs="Times New Roman"/>
          <w:sz w:val="24"/>
          <w:szCs w:val="24"/>
        </w:rPr>
        <w:t xml:space="preserve">hesis </w:t>
      </w:r>
      <w:r w:rsidR="00126D16">
        <w:rPr>
          <w:rFonts w:ascii="Times New Roman" w:hAnsi="Times New Roman" w:cs="Times New Roman"/>
          <w:sz w:val="24"/>
          <w:szCs w:val="24"/>
        </w:rPr>
        <w:t>c</w:t>
      </w:r>
      <w:r w:rsidR="00B804AA" w:rsidRPr="00860E91">
        <w:rPr>
          <w:rFonts w:ascii="Times New Roman" w:hAnsi="Times New Roman" w:cs="Times New Roman"/>
          <w:sz w:val="24"/>
          <w:szCs w:val="24"/>
        </w:rPr>
        <w:t xml:space="preserve">ommittee, Professor Gaurav Khanna and Professor Lance </w:t>
      </w:r>
      <w:proofErr w:type="spellStart"/>
      <w:r w:rsidR="00B804AA" w:rsidRPr="00860E91">
        <w:rPr>
          <w:rFonts w:ascii="Times New Roman" w:hAnsi="Times New Roman" w:cs="Times New Roman"/>
          <w:sz w:val="24"/>
          <w:szCs w:val="24"/>
        </w:rPr>
        <w:t>Fiondella</w:t>
      </w:r>
      <w:proofErr w:type="spellEnd"/>
      <w:r w:rsidR="00B804AA" w:rsidRPr="00860E91">
        <w:rPr>
          <w:rFonts w:ascii="Times New Roman" w:hAnsi="Times New Roman" w:cs="Times New Roman"/>
          <w:sz w:val="24"/>
          <w:szCs w:val="24"/>
        </w:rPr>
        <w:t xml:space="preserve">. I appreciate all that I have also learned from these professors, as they as well are a very valuable asset to the </w:t>
      </w:r>
      <w:r w:rsidR="00D22247">
        <w:rPr>
          <w:rFonts w:ascii="Times New Roman" w:hAnsi="Times New Roman" w:cs="Times New Roman"/>
          <w:sz w:val="24"/>
          <w:szCs w:val="24"/>
        </w:rPr>
        <w:t>u</w:t>
      </w:r>
      <w:r w:rsidR="00B804AA" w:rsidRPr="00860E91">
        <w:rPr>
          <w:rFonts w:ascii="Times New Roman" w:hAnsi="Times New Roman" w:cs="Times New Roman"/>
          <w:sz w:val="24"/>
          <w:szCs w:val="24"/>
        </w:rPr>
        <w:t>niversity.</w:t>
      </w:r>
    </w:p>
    <w:p w14:paraId="1C7F43AE" w14:textId="77777777" w:rsidR="00314181" w:rsidRPr="00860E91" w:rsidRDefault="00314181" w:rsidP="005857B4">
      <w:pPr>
        <w:widowControl w:val="0"/>
        <w:overflowPunct w:val="0"/>
        <w:autoSpaceDE w:val="0"/>
        <w:autoSpaceDN w:val="0"/>
        <w:adjustRightInd w:val="0"/>
        <w:spacing w:after="120" w:line="480" w:lineRule="auto"/>
        <w:ind w:right="280"/>
        <w:jc w:val="both"/>
        <w:rPr>
          <w:rFonts w:ascii="Times New Roman" w:hAnsi="Times New Roman" w:cs="Times New Roman"/>
          <w:sz w:val="24"/>
          <w:szCs w:val="24"/>
        </w:rPr>
      </w:pPr>
    </w:p>
    <w:p w14:paraId="59543C42" w14:textId="77777777" w:rsidR="00314181" w:rsidRPr="00860E91" w:rsidRDefault="00314181" w:rsidP="005857B4">
      <w:pPr>
        <w:spacing w:after="120" w:line="480" w:lineRule="auto"/>
        <w:ind w:left="5040"/>
        <w:rPr>
          <w:rFonts w:ascii="Times New Roman" w:eastAsia="Times New Roman" w:hAnsi="Times New Roman" w:cs="Times New Roman"/>
          <w:sz w:val="24"/>
          <w:szCs w:val="24"/>
        </w:rPr>
      </w:pPr>
    </w:p>
    <w:p w14:paraId="1B334CB1" w14:textId="0030ED44" w:rsidR="007B0F29" w:rsidRPr="007B0F29" w:rsidRDefault="00314181" w:rsidP="005857B4">
      <w:pPr>
        <w:spacing w:after="120" w:line="480" w:lineRule="auto"/>
        <w:rPr>
          <w:rFonts w:ascii="Times New Roman" w:eastAsia="Times New Roman" w:hAnsi="Times New Roman" w:cs="Times New Roman"/>
          <w:sz w:val="24"/>
          <w:szCs w:val="24"/>
        </w:rPr>
      </w:pPr>
      <w:r w:rsidRPr="00860E91">
        <w:rPr>
          <w:rFonts w:ascii="Times New Roman" w:eastAsia="Times New Roman" w:hAnsi="Times New Roman" w:cs="Times New Roman"/>
          <w:b/>
          <w:sz w:val="24"/>
          <w:szCs w:val="24"/>
        </w:rPr>
        <w:br w:type="page"/>
      </w:r>
    </w:p>
    <w:p w14:paraId="3D2ECF02" w14:textId="223A99C5" w:rsidR="004F50D4" w:rsidRPr="00860E91" w:rsidRDefault="004F50D4" w:rsidP="004F50D4">
      <w:pPr>
        <w:spacing w:after="120" w:line="480" w:lineRule="auto"/>
        <w:jc w:val="center"/>
        <w:rPr>
          <w:rFonts w:ascii="Times New Roman" w:eastAsia="Times New Roman" w:hAnsi="Times New Roman" w:cs="Times New Roman"/>
          <w:b/>
          <w:sz w:val="28"/>
          <w:szCs w:val="28"/>
        </w:rPr>
      </w:pPr>
      <w:r w:rsidRPr="004F50D4">
        <w:rPr>
          <w:rFonts w:ascii="Times New Roman" w:eastAsia="Times New Roman" w:hAnsi="Times New Roman" w:cs="Times New Roman"/>
          <w:b/>
          <w:sz w:val="28"/>
          <w:szCs w:val="28"/>
        </w:rPr>
        <w:lastRenderedPageBreak/>
        <w:t xml:space="preserve"> </w:t>
      </w:r>
      <w:r w:rsidRPr="00860E91">
        <w:rPr>
          <w:rFonts w:ascii="Times New Roman" w:eastAsia="Times New Roman" w:hAnsi="Times New Roman" w:cs="Times New Roman"/>
          <w:b/>
          <w:sz w:val="28"/>
          <w:szCs w:val="28"/>
        </w:rPr>
        <w:t xml:space="preserve">Table of </w:t>
      </w:r>
      <w:r>
        <w:rPr>
          <w:rFonts w:ascii="Times New Roman" w:eastAsia="Times New Roman" w:hAnsi="Times New Roman" w:cs="Times New Roman"/>
          <w:b/>
          <w:sz w:val="28"/>
          <w:szCs w:val="28"/>
        </w:rPr>
        <w:t>C</w:t>
      </w:r>
      <w:r w:rsidRPr="00860E91">
        <w:rPr>
          <w:rFonts w:ascii="Times New Roman" w:eastAsia="Times New Roman" w:hAnsi="Times New Roman" w:cs="Times New Roman"/>
          <w:b/>
          <w:sz w:val="28"/>
          <w:szCs w:val="28"/>
        </w:rPr>
        <w:t>ontents</w:t>
      </w:r>
    </w:p>
    <w:p w14:paraId="69131B86" w14:textId="1215240A" w:rsidR="004F50D4" w:rsidRPr="006A05BF" w:rsidRDefault="004F50D4" w:rsidP="006A05BF">
      <w:pPr>
        <w:autoSpaceDE w:val="0"/>
        <w:autoSpaceDN w:val="0"/>
        <w:adjustRightInd w:val="0"/>
        <w:spacing w:after="120" w:line="480" w:lineRule="auto"/>
        <w:rPr>
          <w:rFonts w:ascii="Times New Roman" w:hAnsi="Times New Roman" w:cs="Times New Roman"/>
          <w:bCs/>
          <w:sz w:val="24"/>
          <w:szCs w:val="24"/>
        </w:rPr>
      </w:pPr>
      <w:r w:rsidRPr="004F50D4">
        <w:rPr>
          <w:rFonts w:ascii="Times New Roman" w:hAnsi="Times New Roman" w:cs="Times New Roman"/>
          <w:bCs/>
          <w:sz w:val="24"/>
          <w:szCs w:val="24"/>
        </w:rPr>
        <w:t>List of Figures</w:t>
      </w:r>
      <w:r w:rsidR="008140CA">
        <w:rPr>
          <w:rFonts w:ascii="Times New Roman" w:hAnsi="Times New Roman" w:cs="Times New Roman"/>
          <w:bCs/>
          <w:sz w:val="24"/>
          <w:szCs w:val="24"/>
        </w:rPr>
        <w:t>…………………………………………………………………………..viii</w:t>
      </w:r>
      <w:r w:rsidRPr="004F50D4">
        <w:rPr>
          <w:rFonts w:ascii="Times New Roman" w:hAnsi="Times New Roman" w:cs="Times New Roman"/>
          <w:bCs/>
          <w:sz w:val="24"/>
          <w:szCs w:val="24"/>
        </w:rPr>
        <w:t xml:space="preserve">                                                                                                                                                                        </w:t>
      </w:r>
      <w:r w:rsidRPr="004F50D4">
        <w:rPr>
          <w:rFonts w:ascii="Times New Roman" w:eastAsia="Times New Roman" w:hAnsi="Times New Roman" w:cs="Times New Roman"/>
          <w:sz w:val="24"/>
          <w:szCs w:val="24"/>
        </w:rPr>
        <w:t>List of Tables</w:t>
      </w:r>
      <w:r w:rsidR="008140CA">
        <w:rPr>
          <w:rFonts w:ascii="Times New Roman" w:eastAsia="Times New Roman" w:hAnsi="Times New Roman" w:cs="Times New Roman"/>
          <w:sz w:val="24"/>
          <w:szCs w:val="24"/>
        </w:rPr>
        <w:t>……………………………………………………………………………...x</w:t>
      </w:r>
      <w:r w:rsidRPr="004F50D4">
        <w:rPr>
          <w:rFonts w:ascii="Times New Roman" w:eastAsia="Times New Roman" w:hAnsi="Times New Roman" w:cs="Times New Roman"/>
          <w:sz w:val="24"/>
          <w:szCs w:val="24"/>
        </w:rPr>
        <w:t xml:space="preserve">                                                                                                                      </w:t>
      </w:r>
    </w:p>
    <w:p w14:paraId="1D13E2C3" w14:textId="77777777" w:rsidR="004F50D4" w:rsidRPr="004F50D4" w:rsidRDefault="004F50D4">
      <w:pPr>
        <w:pStyle w:val="TOC3"/>
      </w:pPr>
      <w:r w:rsidRPr="006A05BF">
        <w:fldChar w:fldCharType="begin"/>
      </w:r>
      <w:r w:rsidRPr="004F50D4">
        <w:instrText xml:space="preserve"> TOC \o "1-3" \h \z \u </w:instrText>
      </w:r>
      <w:r w:rsidRPr="006A05BF">
        <w:fldChar w:fldCharType="separate"/>
      </w:r>
      <w:r w:rsidR="00477F17">
        <w:fldChar w:fldCharType="begin"/>
      </w:r>
      <w:r w:rsidR="00477F17">
        <w:instrText xml:space="preserve"> HYPERLINK \l "_Toc436926834" </w:instrText>
      </w:r>
      <w:r w:rsidR="00477F17">
        <w:fldChar w:fldCharType="separate"/>
      </w:r>
      <w:r w:rsidRPr="006A05BF">
        <w:rPr>
          <w:rStyle w:val="Hyperlink"/>
          <w:rFonts w:eastAsiaTheme="majorEastAsia"/>
          <w:color w:val="000000" w:themeColor="text1"/>
          <w:u w:val="none"/>
        </w:rPr>
        <w:t xml:space="preserve">1. </w:t>
      </w:r>
      <w:r w:rsidRPr="006A05BF">
        <w:rPr>
          <w:rStyle w:val="Hyperlink"/>
          <w:color w:val="000000" w:themeColor="text1"/>
          <w:u w:val="none"/>
        </w:rPr>
        <w:t>Introduction</w:t>
      </w:r>
      <w:r w:rsidRPr="004F50D4">
        <w:rPr>
          <w:webHidden/>
        </w:rPr>
        <w:tab/>
      </w:r>
      <w:r w:rsidRPr="006A05BF">
        <w:rPr>
          <w:webHidden/>
        </w:rPr>
        <w:fldChar w:fldCharType="begin"/>
      </w:r>
      <w:r w:rsidRPr="004F50D4">
        <w:rPr>
          <w:webHidden/>
        </w:rPr>
        <w:instrText xml:space="preserve"> PAGEREF _Toc436926834 \h </w:instrText>
      </w:r>
      <w:r w:rsidRPr="006A05BF">
        <w:rPr>
          <w:webHidden/>
        </w:rPr>
      </w:r>
      <w:r w:rsidRPr="006A05BF">
        <w:rPr>
          <w:webHidden/>
        </w:rPr>
        <w:fldChar w:fldCharType="separate"/>
      </w:r>
      <w:ins w:id="4" w:author="Sri Shanmukha Naraharisetti" w:date="2015-12-14T13:37:00Z">
        <w:r w:rsidR="00477F17">
          <w:rPr>
            <w:webHidden/>
          </w:rPr>
          <w:t>1</w:t>
        </w:r>
      </w:ins>
      <w:del w:id="5" w:author="Sri Shanmukha Naraharisetti" w:date="2015-12-14T13:35:00Z">
        <w:r w:rsidR="00477F17" w:rsidDel="00477F17">
          <w:rPr>
            <w:webHidden/>
          </w:rPr>
          <w:delText>1</w:delText>
        </w:r>
      </w:del>
      <w:r w:rsidRPr="006A05BF">
        <w:rPr>
          <w:webHidden/>
        </w:rPr>
        <w:fldChar w:fldCharType="end"/>
      </w:r>
      <w:r w:rsidR="00477F17">
        <w:fldChar w:fldCharType="end"/>
      </w:r>
    </w:p>
    <w:p w14:paraId="1EEF08B7" w14:textId="77777777" w:rsidR="004F50D4" w:rsidRPr="004F50D4" w:rsidRDefault="004F50D4">
      <w:pPr>
        <w:pStyle w:val="TOC3"/>
      </w:pPr>
      <w:r w:rsidRPr="004F50D4">
        <w:t xml:space="preserve">     </w:t>
      </w:r>
      <w:hyperlink w:anchor="_Toc436926835" w:history="1">
        <w:r w:rsidRPr="006A05BF">
          <w:rPr>
            <w:rStyle w:val="Hyperlink"/>
            <w:color w:val="000000" w:themeColor="text1"/>
            <w:u w:val="none"/>
          </w:rPr>
          <w:t>1.1. Problem Statement</w:t>
        </w:r>
        <w:r w:rsidRPr="004F50D4">
          <w:rPr>
            <w:webHidden/>
          </w:rPr>
          <w:tab/>
        </w:r>
        <w:r w:rsidRPr="006A05BF">
          <w:rPr>
            <w:webHidden/>
          </w:rPr>
          <w:fldChar w:fldCharType="begin"/>
        </w:r>
        <w:r w:rsidRPr="004F50D4">
          <w:rPr>
            <w:webHidden/>
          </w:rPr>
          <w:instrText xml:space="preserve"> PAGEREF _Toc436926835 \h </w:instrText>
        </w:r>
        <w:r w:rsidRPr="006A05BF">
          <w:rPr>
            <w:webHidden/>
          </w:rPr>
        </w:r>
        <w:r w:rsidRPr="006A05BF">
          <w:rPr>
            <w:webHidden/>
          </w:rPr>
          <w:fldChar w:fldCharType="separate"/>
        </w:r>
        <w:r w:rsidR="00477F17">
          <w:rPr>
            <w:webHidden/>
          </w:rPr>
          <w:t>2</w:t>
        </w:r>
        <w:r w:rsidRPr="006A05BF">
          <w:rPr>
            <w:webHidden/>
          </w:rPr>
          <w:fldChar w:fldCharType="end"/>
        </w:r>
      </w:hyperlink>
    </w:p>
    <w:p w14:paraId="532E1EF5" w14:textId="77777777" w:rsidR="004F50D4" w:rsidRPr="004F50D4" w:rsidRDefault="004F50D4">
      <w:pPr>
        <w:pStyle w:val="TOC3"/>
      </w:pPr>
      <w:r w:rsidRPr="004F50D4">
        <w:t xml:space="preserve">     </w:t>
      </w:r>
      <w:hyperlink w:anchor="_Toc436926836" w:history="1">
        <w:r w:rsidRPr="006A05BF">
          <w:rPr>
            <w:rStyle w:val="Hyperlink"/>
            <w:color w:val="000000" w:themeColor="text1"/>
            <w:u w:val="none"/>
          </w:rPr>
          <w:t>1.2. Why only BEC</w:t>
        </w:r>
        <w:r w:rsidRPr="004F50D4">
          <w:rPr>
            <w:webHidden/>
          </w:rPr>
          <w:tab/>
        </w:r>
        <w:r w:rsidRPr="006A05BF">
          <w:rPr>
            <w:webHidden/>
          </w:rPr>
          <w:fldChar w:fldCharType="begin"/>
        </w:r>
        <w:r w:rsidRPr="004F50D4">
          <w:rPr>
            <w:webHidden/>
          </w:rPr>
          <w:instrText xml:space="preserve"> PAGEREF _Toc436926836 \h </w:instrText>
        </w:r>
        <w:r w:rsidRPr="006A05BF">
          <w:rPr>
            <w:webHidden/>
          </w:rPr>
        </w:r>
        <w:r w:rsidRPr="006A05BF">
          <w:rPr>
            <w:webHidden/>
          </w:rPr>
          <w:fldChar w:fldCharType="separate"/>
        </w:r>
        <w:r w:rsidR="00477F17">
          <w:rPr>
            <w:webHidden/>
          </w:rPr>
          <w:t>2</w:t>
        </w:r>
        <w:r w:rsidRPr="006A05BF">
          <w:rPr>
            <w:webHidden/>
          </w:rPr>
          <w:fldChar w:fldCharType="end"/>
        </w:r>
      </w:hyperlink>
    </w:p>
    <w:p w14:paraId="2B668BF9" w14:textId="77777777" w:rsidR="004F50D4" w:rsidRPr="004F50D4" w:rsidRDefault="004F50D4">
      <w:pPr>
        <w:pStyle w:val="TOC3"/>
      </w:pPr>
      <w:r w:rsidRPr="004F50D4">
        <w:t xml:space="preserve">     </w:t>
      </w:r>
      <w:r w:rsidR="00477F17">
        <w:fldChar w:fldCharType="begin"/>
      </w:r>
      <w:r w:rsidR="00477F17">
        <w:instrText xml:space="preserve"> HYPERLINK \l "_Toc436926837" </w:instrText>
      </w:r>
      <w:r w:rsidR="00477F17">
        <w:fldChar w:fldCharType="separate"/>
      </w:r>
      <w:r w:rsidRPr="006A05BF">
        <w:rPr>
          <w:rStyle w:val="Hyperlink"/>
          <w:color w:val="000000" w:themeColor="text1"/>
          <w:u w:val="none"/>
        </w:rPr>
        <w:t>1.3. Language and Tools used</w:t>
      </w:r>
      <w:r w:rsidRPr="004F50D4">
        <w:rPr>
          <w:webHidden/>
        </w:rPr>
        <w:tab/>
      </w:r>
      <w:r w:rsidRPr="006A05BF">
        <w:rPr>
          <w:webHidden/>
        </w:rPr>
        <w:fldChar w:fldCharType="begin"/>
      </w:r>
      <w:r w:rsidRPr="004F50D4">
        <w:rPr>
          <w:webHidden/>
        </w:rPr>
        <w:instrText xml:space="preserve"> PAGEREF _Toc436926837 \h </w:instrText>
      </w:r>
      <w:r w:rsidRPr="006A05BF">
        <w:rPr>
          <w:webHidden/>
        </w:rPr>
      </w:r>
      <w:r w:rsidRPr="006A05BF">
        <w:rPr>
          <w:webHidden/>
        </w:rPr>
        <w:fldChar w:fldCharType="separate"/>
      </w:r>
      <w:ins w:id="6" w:author="Sri Shanmukha Naraharisetti" w:date="2015-12-14T13:37:00Z">
        <w:r w:rsidR="00477F17">
          <w:rPr>
            <w:webHidden/>
          </w:rPr>
          <w:t>3</w:t>
        </w:r>
      </w:ins>
      <w:del w:id="7" w:author="Sri Shanmukha Naraharisetti" w:date="2015-12-14T13:35:00Z">
        <w:r w:rsidR="00477F17" w:rsidDel="00477F17">
          <w:rPr>
            <w:webHidden/>
          </w:rPr>
          <w:delText>3</w:delText>
        </w:r>
      </w:del>
      <w:r w:rsidRPr="006A05BF">
        <w:rPr>
          <w:webHidden/>
        </w:rPr>
        <w:fldChar w:fldCharType="end"/>
      </w:r>
      <w:r w:rsidR="00477F17">
        <w:fldChar w:fldCharType="end"/>
      </w:r>
    </w:p>
    <w:p w14:paraId="1814A9AC" w14:textId="77777777" w:rsidR="004F50D4" w:rsidRPr="004F50D4" w:rsidRDefault="004F50D4">
      <w:pPr>
        <w:pStyle w:val="TOC3"/>
      </w:pPr>
      <w:r w:rsidRPr="004F50D4">
        <w:t xml:space="preserve">     </w:t>
      </w:r>
      <w:r w:rsidR="00477F17">
        <w:fldChar w:fldCharType="begin"/>
      </w:r>
      <w:r w:rsidR="00477F17">
        <w:instrText xml:space="preserve"> HYPERLINK \l "_Toc436926838" </w:instrText>
      </w:r>
      <w:r w:rsidR="00477F17">
        <w:fldChar w:fldCharType="separate"/>
      </w:r>
      <w:r w:rsidRPr="006A05BF">
        <w:rPr>
          <w:rStyle w:val="Hyperlink"/>
          <w:color w:val="000000" w:themeColor="text1"/>
          <w:u w:val="none"/>
        </w:rPr>
        <w:t>1.4. Advantages of Modified Model over Ordinary SQRT CSLA</w:t>
      </w:r>
      <w:r w:rsidRPr="004F50D4">
        <w:rPr>
          <w:webHidden/>
        </w:rPr>
        <w:tab/>
      </w:r>
      <w:r w:rsidRPr="006A05BF">
        <w:rPr>
          <w:webHidden/>
        </w:rPr>
        <w:fldChar w:fldCharType="begin"/>
      </w:r>
      <w:r w:rsidRPr="004F50D4">
        <w:rPr>
          <w:webHidden/>
        </w:rPr>
        <w:instrText xml:space="preserve"> PAGEREF _Toc436926838 \h </w:instrText>
      </w:r>
      <w:r w:rsidRPr="006A05BF">
        <w:rPr>
          <w:webHidden/>
        </w:rPr>
      </w:r>
      <w:r w:rsidRPr="006A05BF">
        <w:rPr>
          <w:webHidden/>
        </w:rPr>
        <w:fldChar w:fldCharType="separate"/>
      </w:r>
      <w:ins w:id="8" w:author="Sri Shanmukha Naraharisetti" w:date="2015-12-14T13:37:00Z">
        <w:r w:rsidR="00477F17">
          <w:rPr>
            <w:webHidden/>
          </w:rPr>
          <w:t>3</w:t>
        </w:r>
      </w:ins>
      <w:del w:id="9" w:author="Sri Shanmukha Naraharisetti" w:date="2015-12-14T13:35:00Z">
        <w:r w:rsidR="00477F17" w:rsidDel="00477F17">
          <w:rPr>
            <w:webHidden/>
          </w:rPr>
          <w:delText>3</w:delText>
        </w:r>
      </w:del>
      <w:r w:rsidRPr="006A05BF">
        <w:rPr>
          <w:webHidden/>
        </w:rPr>
        <w:fldChar w:fldCharType="end"/>
      </w:r>
      <w:r w:rsidR="00477F17">
        <w:fldChar w:fldCharType="end"/>
      </w:r>
    </w:p>
    <w:p w14:paraId="6BBDF9A2" w14:textId="77777777" w:rsidR="004F50D4" w:rsidRPr="004F50D4" w:rsidRDefault="004F50D4">
      <w:pPr>
        <w:pStyle w:val="TOC3"/>
      </w:pPr>
      <w:r w:rsidRPr="004F50D4">
        <w:t xml:space="preserve">     </w:t>
      </w:r>
      <w:r w:rsidR="00477F17">
        <w:fldChar w:fldCharType="begin"/>
      </w:r>
      <w:r w:rsidR="00477F17">
        <w:instrText xml:space="preserve"> HYPERLINK \l "_Toc436926839" </w:instrText>
      </w:r>
      <w:r w:rsidR="00477F17">
        <w:fldChar w:fldCharType="separate"/>
      </w:r>
      <w:r w:rsidRPr="006A05BF">
        <w:rPr>
          <w:rStyle w:val="Hyperlink"/>
          <w:color w:val="000000" w:themeColor="text1"/>
          <w:u w:val="none"/>
        </w:rPr>
        <w:t>1.5. Applications</w:t>
      </w:r>
      <w:r w:rsidRPr="004F50D4">
        <w:rPr>
          <w:webHidden/>
        </w:rPr>
        <w:tab/>
      </w:r>
      <w:r w:rsidRPr="006A05BF">
        <w:rPr>
          <w:webHidden/>
        </w:rPr>
        <w:fldChar w:fldCharType="begin"/>
      </w:r>
      <w:r w:rsidRPr="004F50D4">
        <w:rPr>
          <w:webHidden/>
        </w:rPr>
        <w:instrText xml:space="preserve"> PAGEREF _Toc436926839 \h </w:instrText>
      </w:r>
      <w:r w:rsidRPr="006A05BF">
        <w:rPr>
          <w:webHidden/>
        </w:rPr>
      </w:r>
      <w:r w:rsidRPr="006A05BF">
        <w:rPr>
          <w:webHidden/>
        </w:rPr>
        <w:fldChar w:fldCharType="separate"/>
      </w:r>
      <w:ins w:id="10" w:author="Sri Shanmukha Naraharisetti" w:date="2015-12-14T13:37:00Z">
        <w:r w:rsidR="00477F17">
          <w:rPr>
            <w:webHidden/>
          </w:rPr>
          <w:t>3</w:t>
        </w:r>
      </w:ins>
      <w:del w:id="11" w:author="Sri Shanmukha Naraharisetti" w:date="2015-12-14T13:35:00Z">
        <w:r w:rsidR="00477F17" w:rsidDel="00477F17">
          <w:rPr>
            <w:webHidden/>
          </w:rPr>
          <w:delText>3</w:delText>
        </w:r>
      </w:del>
      <w:r w:rsidRPr="006A05BF">
        <w:rPr>
          <w:webHidden/>
        </w:rPr>
        <w:fldChar w:fldCharType="end"/>
      </w:r>
      <w:r w:rsidR="00477F17">
        <w:fldChar w:fldCharType="end"/>
      </w:r>
    </w:p>
    <w:p w14:paraId="721EA6FF" w14:textId="7082C422" w:rsidR="004F50D4" w:rsidRPr="004F50D4" w:rsidRDefault="003A3A91">
      <w:pPr>
        <w:pStyle w:val="TOC3"/>
      </w:pPr>
      <w:r>
        <w:fldChar w:fldCharType="begin"/>
      </w:r>
      <w:r>
        <w:instrText xml:space="preserve"> HYPERLINK \l "_Toc436926840" </w:instrText>
      </w:r>
      <w:r>
        <w:fldChar w:fldCharType="separate"/>
      </w:r>
      <w:r w:rsidR="004F50D4" w:rsidRPr="006A05BF">
        <w:rPr>
          <w:rStyle w:val="Hyperlink"/>
          <w:rFonts w:eastAsiaTheme="majorEastAsia"/>
          <w:color w:val="000000" w:themeColor="text1"/>
          <w:u w:val="none"/>
        </w:rPr>
        <w:t>2.</w:t>
      </w:r>
      <w:r w:rsidR="004F50D4" w:rsidRPr="004F50D4">
        <w:t xml:space="preserve"> </w:t>
      </w:r>
      <w:r w:rsidR="004F50D4" w:rsidRPr="006A05BF">
        <w:rPr>
          <w:rStyle w:val="Hyperlink"/>
          <w:rFonts w:eastAsia="Times New Roman"/>
          <w:color w:val="000000" w:themeColor="text1"/>
          <w:u w:val="none"/>
        </w:rPr>
        <w:t xml:space="preserve">Adders used in this </w:t>
      </w:r>
      <w:ins w:id="12" w:author="HP" w:date="2015-12-14T13:10:00Z">
        <w:r w:rsidR="006B5AD6">
          <w:rPr>
            <w:rStyle w:val="Hyperlink"/>
            <w:rFonts w:eastAsia="Times New Roman"/>
            <w:color w:val="000000" w:themeColor="text1"/>
            <w:u w:val="none"/>
          </w:rPr>
          <w:t>T</w:t>
        </w:r>
      </w:ins>
      <w:del w:id="13" w:author="HP" w:date="2015-12-14T13:10:00Z">
        <w:r w:rsidR="004F50D4" w:rsidRPr="006A05BF" w:rsidDel="006B5AD6">
          <w:rPr>
            <w:rStyle w:val="Hyperlink"/>
            <w:rFonts w:eastAsia="Times New Roman"/>
            <w:color w:val="000000" w:themeColor="text1"/>
            <w:u w:val="none"/>
          </w:rPr>
          <w:delText>t</w:delText>
        </w:r>
      </w:del>
      <w:r w:rsidR="004F50D4" w:rsidRPr="006A05BF">
        <w:rPr>
          <w:rStyle w:val="Hyperlink"/>
          <w:rFonts w:eastAsia="Times New Roman"/>
          <w:color w:val="000000" w:themeColor="text1"/>
          <w:u w:val="none"/>
        </w:rPr>
        <w:t>hesis</w:t>
      </w:r>
      <w:r w:rsidR="004F50D4" w:rsidRPr="004F50D4">
        <w:rPr>
          <w:webHidden/>
        </w:rPr>
        <w:tab/>
      </w:r>
      <w:r w:rsidR="004F50D4" w:rsidRPr="006A05BF">
        <w:rPr>
          <w:webHidden/>
        </w:rPr>
        <w:fldChar w:fldCharType="begin"/>
      </w:r>
      <w:r w:rsidR="004F50D4" w:rsidRPr="004F50D4">
        <w:rPr>
          <w:webHidden/>
        </w:rPr>
        <w:instrText xml:space="preserve"> PAGEREF _Toc436926840 \h </w:instrText>
      </w:r>
      <w:r w:rsidR="004F50D4" w:rsidRPr="006A05BF">
        <w:rPr>
          <w:webHidden/>
        </w:rPr>
      </w:r>
      <w:r w:rsidR="004F50D4" w:rsidRPr="006A05BF">
        <w:rPr>
          <w:webHidden/>
        </w:rPr>
        <w:fldChar w:fldCharType="separate"/>
      </w:r>
      <w:ins w:id="14" w:author="Sri Shanmukha Naraharisetti" w:date="2015-12-14T13:37:00Z">
        <w:r w:rsidR="00477F17">
          <w:rPr>
            <w:webHidden/>
          </w:rPr>
          <w:t>4</w:t>
        </w:r>
      </w:ins>
      <w:del w:id="15" w:author="Sri Shanmukha Naraharisetti" w:date="2015-12-14T13:35:00Z">
        <w:r w:rsidR="00477F17" w:rsidDel="00477F17">
          <w:rPr>
            <w:webHidden/>
          </w:rPr>
          <w:delText>4</w:delText>
        </w:r>
      </w:del>
      <w:r w:rsidR="004F50D4" w:rsidRPr="006A05BF">
        <w:rPr>
          <w:webHidden/>
        </w:rPr>
        <w:fldChar w:fldCharType="end"/>
      </w:r>
      <w:r>
        <w:fldChar w:fldCharType="end"/>
      </w:r>
    </w:p>
    <w:p w14:paraId="1CF97B40" w14:textId="77777777" w:rsidR="004F50D4" w:rsidRPr="004F50D4" w:rsidRDefault="004F50D4">
      <w:pPr>
        <w:pStyle w:val="TOC3"/>
      </w:pPr>
      <w:r w:rsidRPr="004F50D4">
        <w:t xml:space="preserve">     </w:t>
      </w:r>
      <w:r w:rsidR="00477F17">
        <w:fldChar w:fldCharType="begin"/>
      </w:r>
      <w:r w:rsidR="00477F17">
        <w:instrText xml:space="preserve"> HYPERLINK \l "_Toc436926841" </w:instrText>
      </w:r>
      <w:r w:rsidR="00477F17">
        <w:fldChar w:fldCharType="separate"/>
      </w:r>
      <w:r w:rsidRPr="006A05BF">
        <w:rPr>
          <w:rStyle w:val="Hyperlink"/>
          <w:color w:val="000000" w:themeColor="text1"/>
          <w:u w:val="none"/>
        </w:rPr>
        <w:t>2.1. Carry Select Adder</w:t>
      </w:r>
      <w:r w:rsidRPr="004F50D4">
        <w:rPr>
          <w:webHidden/>
        </w:rPr>
        <w:tab/>
      </w:r>
      <w:r w:rsidRPr="006A05BF">
        <w:rPr>
          <w:webHidden/>
        </w:rPr>
        <w:fldChar w:fldCharType="begin"/>
      </w:r>
      <w:r w:rsidRPr="004F50D4">
        <w:rPr>
          <w:webHidden/>
        </w:rPr>
        <w:instrText xml:space="preserve"> PAGEREF _Toc436926841 \h </w:instrText>
      </w:r>
      <w:r w:rsidRPr="006A05BF">
        <w:rPr>
          <w:webHidden/>
        </w:rPr>
      </w:r>
      <w:r w:rsidRPr="006A05BF">
        <w:rPr>
          <w:webHidden/>
        </w:rPr>
        <w:fldChar w:fldCharType="separate"/>
      </w:r>
      <w:ins w:id="16" w:author="Sri Shanmukha Naraharisetti" w:date="2015-12-14T13:37:00Z">
        <w:r w:rsidR="00477F17">
          <w:rPr>
            <w:webHidden/>
          </w:rPr>
          <w:t>4</w:t>
        </w:r>
      </w:ins>
      <w:del w:id="17" w:author="Sri Shanmukha Naraharisetti" w:date="2015-12-14T13:35:00Z">
        <w:r w:rsidR="00477F17" w:rsidDel="00477F17">
          <w:rPr>
            <w:webHidden/>
          </w:rPr>
          <w:delText>4</w:delText>
        </w:r>
      </w:del>
      <w:r w:rsidRPr="006A05BF">
        <w:rPr>
          <w:webHidden/>
        </w:rPr>
        <w:fldChar w:fldCharType="end"/>
      </w:r>
      <w:r w:rsidR="00477F17">
        <w:fldChar w:fldCharType="end"/>
      </w:r>
    </w:p>
    <w:p w14:paraId="29FA0E68" w14:textId="77777777" w:rsidR="004F50D4" w:rsidRPr="004F50D4" w:rsidRDefault="004F50D4">
      <w:pPr>
        <w:pStyle w:val="TOC3"/>
      </w:pPr>
      <w:r w:rsidRPr="004F50D4">
        <w:t xml:space="preserve">     </w:t>
      </w:r>
      <w:r w:rsidR="00477F17">
        <w:fldChar w:fldCharType="begin"/>
      </w:r>
      <w:r w:rsidR="00477F17">
        <w:instrText xml:space="preserve"> HYPERLINK \l "_Toc436926843" </w:instrText>
      </w:r>
      <w:r w:rsidR="00477F17">
        <w:fldChar w:fldCharType="separate"/>
      </w:r>
      <w:r w:rsidRPr="006A05BF">
        <w:rPr>
          <w:rStyle w:val="Hyperlink"/>
          <w:color w:val="000000" w:themeColor="text1"/>
          <w:u w:val="none"/>
        </w:rPr>
        <w:t>2.2. Adders used in the Construction of the SQRT CSLA</w:t>
      </w:r>
      <w:r w:rsidRPr="004F50D4">
        <w:rPr>
          <w:webHidden/>
        </w:rPr>
        <w:tab/>
      </w:r>
      <w:r w:rsidRPr="006A05BF">
        <w:rPr>
          <w:webHidden/>
        </w:rPr>
        <w:fldChar w:fldCharType="begin"/>
      </w:r>
      <w:r w:rsidRPr="004F50D4">
        <w:rPr>
          <w:webHidden/>
        </w:rPr>
        <w:instrText xml:space="preserve"> PAGEREF _Toc436926843 \h </w:instrText>
      </w:r>
      <w:r w:rsidRPr="006A05BF">
        <w:rPr>
          <w:webHidden/>
        </w:rPr>
      </w:r>
      <w:r w:rsidRPr="006A05BF">
        <w:rPr>
          <w:webHidden/>
        </w:rPr>
        <w:fldChar w:fldCharType="separate"/>
      </w:r>
      <w:ins w:id="18" w:author="Sri Shanmukha Naraharisetti" w:date="2015-12-14T13:37:00Z">
        <w:r w:rsidR="00477F17">
          <w:rPr>
            <w:webHidden/>
          </w:rPr>
          <w:t>6</w:t>
        </w:r>
      </w:ins>
      <w:del w:id="19" w:author="Sri Shanmukha Naraharisetti" w:date="2015-12-14T13:35:00Z">
        <w:r w:rsidR="00477F17" w:rsidDel="00477F17">
          <w:rPr>
            <w:webHidden/>
          </w:rPr>
          <w:delText>6</w:delText>
        </w:r>
      </w:del>
      <w:r w:rsidRPr="006A05BF">
        <w:rPr>
          <w:webHidden/>
        </w:rPr>
        <w:fldChar w:fldCharType="end"/>
      </w:r>
      <w:r w:rsidR="00477F17">
        <w:fldChar w:fldCharType="end"/>
      </w:r>
    </w:p>
    <w:p w14:paraId="7907828C" w14:textId="1BB49B33" w:rsidR="004F50D4" w:rsidRPr="004F50D4" w:rsidRDefault="004F50D4">
      <w:pPr>
        <w:pStyle w:val="TOC3"/>
      </w:pPr>
      <w:r w:rsidRPr="004F50D4">
        <w:t xml:space="preserve">        </w:t>
      </w:r>
      <w:r>
        <w:t xml:space="preserve">  </w:t>
      </w:r>
      <w:r w:rsidR="00477F17">
        <w:fldChar w:fldCharType="begin"/>
      </w:r>
      <w:r w:rsidR="00477F17">
        <w:instrText xml:space="preserve"> HYPERLINK \l "_Toc436926844" </w:instrText>
      </w:r>
      <w:r w:rsidR="00477F17">
        <w:fldChar w:fldCharType="separate"/>
      </w:r>
      <w:r w:rsidRPr="006A05BF">
        <w:rPr>
          <w:rStyle w:val="Hyperlink"/>
          <w:color w:val="000000" w:themeColor="text1"/>
          <w:u w:val="none"/>
        </w:rPr>
        <w:t>2.2.1. ripple carry adder.</w:t>
      </w:r>
      <w:r w:rsidRPr="004F50D4">
        <w:rPr>
          <w:webHidden/>
        </w:rPr>
        <w:tab/>
      </w:r>
      <w:r w:rsidRPr="006A05BF">
        <w:rPr>
          <w:webHidden/>
        </w:rPr>
        <w:fldChar w:fldCharType="begin"/>
      </w:r>
      <w:r w:rsidRPr="004F50D4">
        <w:rPr>
          <w:webHidden/>
        </w:rPr>
        <w:instrText xml:space="preserve"> PAGEREF _Toc436926844 \h </w:instrText>
      </w:r>
      <w:r w:rsidRPr="006A05BF">
        <w:rPr>
          <w:webHidden/>
        </w:rPr>
      </w:r>
      <w:r w:rsidRPr="006A05BF">
        <w:rPr>
          <w:webHidden/>
        </w:rPr>
        <w:fldChar w:fldCharType="separate"/>
      </w:r>
      <w:ins w:id="20" w:author="Sri Shanmukha Naraharisetti" w:date="2015-12-14T13:37:00Z">
        <w:r w:rsidR="00477F17">
          <w:rPr>
            <w:webHidden/>
          </w:rPr>
          <w:t>6</w:t>
        </w:r>
      </w:ins>
      <w:del w:id="21" w:author="Sri Shanmukha Naraharisetti" w:date="2015-12-14T13:35:00Z">
        <w:r w:rsidR="00477F17" w:rsidDel="00477F17">
          <w:rPr>
            <w:webHidden/>
          </w:rPr>
          <w:delText>6</w:delText>
        </w:r>
      </w:del>
      <w:r w:rsidRPr="006A05BF">
        <w:rPr>
          <w:webHidden/>
        </w:rPr>
        <w:fldChar w:fldCharType="end"/>
      </w:r>
      <w:r w:rsidR="00477F17">
        <w:fldChar w:fldCharType="end"/>
      </w:r>
    </w:p>
    <w:p w14:paraId="30281BBD" w14:textId="7AAEB722" w:rsidR="004F50D4" w:rsidRPr="004F50D4" w:rsidRDefault="004F50D4">
      <w:pPr>
        <w:pStyle w:val="TOC3"/>
      </w:pPr>
      <w:r w:rsidRPr="004F50D4">
        <w:t xml:space="preserve">        </w:t>
      </w:r>
      <w:r>
        <w:t xml:space="preserve">  </w:t>
      </w:r>
      <w:r w:rsidR="006E3031">
        <w:fldChar w:fldCharType="begin"/>
      </w:r>
      <w:r w:rsidR="006E3031">
        <w:instrText xml:space="preserve"> HYPERLINK \l "_Toc436926846" </w:instrText>
      </w:r>
      <w:r w:rsidR="006E3031">
        <w:fldChar w:fldCharType="separate"/>
      </w:r>
      <w:r w:rsidRPr="006A05BF">
        <w:rPr>
          <w:rStyle w:val="Hyperlink"/>
          <w:color w:val="000000" w:themeColor="text1"/>
          <w:u w:val="none"/>
        </w:rPr>
        <w:t>2.2.2. half adder.</w:t>
      </w:r>
      <w:r w:rsidRPr="004F50D4">
        <w:rPr>
          <w:webHidden/>
        </w:rPr>
        <w:tab/>
      </w:r>
      <w:r w:rsidRPr="006A05BF">
        <w:rPr>
          <w:webHidden/>
        </w:rPr>
        <w:fldChar w:fldCharType="begin"/>
      </w:r>
      <w:r w:rsidRPr="004F50D4">
        <w:rPr>
          <w:webHidden/>
        </w:rPr>
        <w:instrText xml:space="preserve"> PAGEREF _Toc436926846 \h </w:instrText>
      </w:r>
      <w:r w:rsidRPr="006A05BF">
        <w:rPr>
          <w:webHidden/>
        </w:rPr>
      </w:r>
      <w:r w:rsidRPr="006A05BF">
        <w:rPr>
          <w:webHidden/>
        </w:rPr>
        <w:fldChar w:fldCharType="separate"/>
      </w:r>
      <w:ins w:id="22" w:author="Sri Shanmukha Naraharisetti" w:date="2015-12-14T13:37:00Z">
        <w:r w:rsidR="00477F17">
          <w:rPr>
            <w:webHidden/>
          </w:rPr>
          <w:t>7</w:t>
        </w:r>
      </w:ins>
      <w:ins w:id="23" w:author="LC02" w:date="2015-12-10T13:19:00Z">
        <w:del w:id="24" w:author="Sri Shanmukha Naraharisetti" w:date="2015-12-14T13:31:00Z">
          <w:r w:rsidR="00354033" w:rsidDel="00477F17">
            <w:rPr>
              <w:webHidden/>
            </w:rPr>
            <w:delText>7</w:delText>
          </w:r>
        </w:del>
      </w:ins>
      <w:del w:id="25" w:author="Sri Shanmukha Naraharisetti" w:date="2015-12-14T13:31:00Z">
        <w:r w:rsidRPr="004F50D4" w:rsidDel="00477F17">
          <w:rPr>
            <w:webHidden/>
          </w:rPr>
          <w:delText>8</w:delText>
        </w:r>
      </w:del>
      <w:r w:rsidRPr="006A05BF">
        <w:rPr>
          <w:webHidden/>
        </w:rPr>
        <w:fldChar w:fldCharType="end"/>
      </w:r>
      <w:r w:rsidR="006E3031">
        <w:fldChar w:fldCharType="end"/>
      </w:r>
    </w:p>
    <w:p w14:paraId="0DBCE446" w14:textId="6150FAB4" w:rsidR="004F50D4" w:rsidRPr="004F50D4" w:rsidRDefault="004F50D4">
      <w:pPr>
        <w:pStyle w:val="TOC3"/>
      </w:pPr>
      <w:r w:rsidRPr="004F50D4">
        <w:t xml:space="preserve">        </w:t>
      </w:r>
      <w:r>
        <w:t xml:space="preserve">  </w:t>
      </w:r>
      <w:r w:rsidR="006E3031">
        <w:fldChar w:fldCharType="begin"/>
      </w:r>
      <w:r w:rsidR="006E3031">
        <w:instrText xml:space="preserve"> HYPERLINK \l "_Toc436926849" </w:instrText>
      </w:r>
      <w:r w:rsidR="006E3031">
        <w:fldChar w:fldCharType="separate"/>
      </w:r>
      <w:r w:rsidRPr="006A05BF">
        <w:rPr>
          <w:rStyle w:val="Hyperlink"/>
          <w:rFonts w:eastAsia="Times New Roman"/>
          <w:color w:val="000000" w:themeColor="text1"/>
          <w:u w:val="none"/>
        </w:rPr>
        <w:t>2.2.3</w:t>
      </w:r>
      <w:r w:rsidRPr="006A05BF">
        <w:rPr>
          <w:rStyle w:val="Hyperlink"/>
          <w:color w:val="000000" w:themeColor="text1"/>
          <w:u w:val="none"/>
        </w:rPr>
        <w:t>.</w:t>
      </w:r>
      <w:r w:rsidRPr="006A05BF">
        <w:rPr>
          <w:rStyle w:val="Hyperlink"/>
          <w:rFonts w:eastAsia="Times New Roman"/>
          <w:color w:val="000000" w:themeColor="text1"/>
          <w:u w:val="none"/>
        </w:rPr>
        <w:t xml:space="preserve"> full adder.</w:t>
      </w:r>
      <w:r w:rsidRPr="004F50D4">
        <w:rPr>
          <w:webHidden/>
        </w:rPr>
        <w:tab/>
      </w:r>
      <w:r w:rsidRPr="006A05BF">
        <w:rPr>
          <w:webHidden/>
        </w:rPr>
        <w:fldChar w:fldCharType="begin"/>
      </w:r>
      <w:r w:rsidRPr="004F50D4">
        <w:rPr>
          <w:webHidden/>
        </w:rPr>
        <w:instrText xml:space="preserve"> PAGEREF _Toc436926849 \h </w:instrText>
      </w:r>
      <w:r w:rsidRPr="006A05BF">
        <w:rPr>
          <w:webHidden/>
        </w:rPr>
      </w:r>
      <w:r w:rsidRPr="006A05BF">
        <w:rPr>
          <w:webHidden/>
        </w:rPr>
        <w:fldChar w:fldCharType="separate"/>
      </w:r>
      <w:ins w:id="26" w:author="Sri Shanmukha Naraharisetti" w:date="2015-12-14T13:37:00Z">
        <w:r w:rsidR="00477F17">
          <w:rPr>
            <w:webHidden/>
          </w:rPr>
          <w:t>8</w:t>
        </w:r>
      </w:ins>
      <w:ins w:id="27" w:author="LC02" w:date="2015-12-10T13:19:00Z">
        <w:del w:id="28" w:author="Sri Shanmukha Naraharisetti" w:date="2015-12-14T13:31:00Z">
          <w:r w:rsidR="00354033" w:rsidDel="00477F17">
            <w:rPr>
              <w:webHidden/>
            </w:rPr>
            <w:delText>8</w:delText>
          </w:r>
        </w:del>
      </w:ins>
      <w:del w:id="29" w:author="Sri Shanmukha Naraharisetti" w:date="2015-12-14T13:31:00Z">
        <w:r w:rsidRPr="004F50D4" w:rsidDel="00477F17">
          <w:rPr>
            <w:webHidden/>
          </w:rPr>
          <w:delText>9</w:delText>
        </w:r>
      </w:del>
      <w:r w:rsidRPr="006A05BF">
        <w:rPr>
          <w:webHidden/>
        </w:rPr>
        <w:fldChar w:fldCharType="end"/>
      </w:r>
      <w:r w:rsidR="006E3031">
        <w:fldChar w:fldCharType="end"/>
      </w:r>
    </w:p>
    <w:p w14:paraId="228E1744" w14:textId="77777777" w:rsidR="004F50D4" w:rsidRPr="004F50D4" w:rsidRDefault="006E3031">
      <w:pPr>
        <w:pStyle w:val="TOC3"/>
      </w:pPr>
      <w:r>
        <w:fldChar w:fldCharType="begin"/>
      </w:r>
      <w:r>
        <w:instrText xml:space="preserve"> HYPERLINK \l "_Toc436926852" </w:instrText>
      </w:r>
      <w:r>
        <w:fldChar w:fldCharType="separate"/>
      </w:r>
      <w:r w:rsidR="004F50D4" w:rsidRPr="006A05BF">
        <w:rPr>
          <w:rStyle w:val="Hyperlink"/>
          <w:rFonts w:eastAsiaTheme="majorEastAsia"/>
          <w:color w:val="000000" w:themeColor="text1"/>
          <w:u w:val="none"/>
        </w:rPr>
        <w:t>3.</w:t>
      </w:r>
      <w:r w:rsidR="004F50D4" w:rsidRPr="004F50D4">
        <w:t xml:space="preserve"> </w:t>
      </w:r>
      <w:r w:rsidR="004F50D4" w:rsidRPr="006A05BF">
        <w:rPr>
          <w:rStyle w:val="Hyperlink"/>
          <w:color w:val="000000" w:themeColor="text1"/>
          <w:u w:val="none"/>
        </w:rPr>
        <w:t>Multiplexer</w:t>
      </w:r>
      <w:r w:rsidR="004F50D4" w:rsidRPr="004F50D4">
        <w:rPr>
          <w:webHidden/>
        </w:rPr>
        <w:tab/>
      </w:r>
      <w:r w:rsidR="004F50D4" w:rsidRPr="006A05BF">
        <w:rPr>
          <w:webHidden/>
        </w:rPr>
        <w:fldChar w:fldCharType="begin"/>
      </w:r>
      <w:r w:rsidR="004F50D4" w:rsidRPr="004F50D4">
        <w:rPr>
          <w:webHidden/>
        </w:rPr>
        <w:instrText xml:space="preserve"> PAGEREF _Toc436926852 \h </w:instrText>
      </w:r>
      <w:r w:rsidR="004F50D4" w:rsidRPr="006A05BF">
        <w:rPr>
          <w:webHidden/>
        </w:rPr>
      </w:r>
      <w:r w:rsidR="004F50D4" w:rsidRPr="006A05BF">
        <w:rPr>
          <w:webHidden/>
        </w:rPr>
        <w:fldChar w:fldCharType="separate"/>
      </w:r>
      <w:ins w:id="30" w:author="Sri Shanmukha Naraharisetti" w:date="2015-12-14T13:37:00Z">
        <w:r w:rsidR="00477F17">
          <w:rPr>
            <w:webHidden/>
          </w:rPr>
          <w:t>11</w:t>
        </w:r>
      </w:ins>
      <w:ins w:id="31" w:author="LC02" w:date="2015-12-10T13:19:00Z">
        <w:del w:id="32" w:author="Sri Shanmukha Naraharisetti" w:date="2015-12-14T13:31:00Z">
          <w:r w:rsidR="00354033" w:rsidDel="00477F17">
            <w:rPr>
              <w:webHidden/>
            </w:rPr>
            <w:delText>11</w:delText>
          </w:r>
        </w:del>
      </w:ins>
      <w:del w:id="33" w:author="Sri Shanmukha Naraharisetti" w:date="2015-12-14T13:31:00Z">
        <w:r w:rsidR="004F50D4" w:rsidRPr="004F50D4" w:rsidDel="00477F17">
          <w:rPr>
            <w:webHidden/>
          </w:rPr>
          <w:delText>11</w:delText>
        </w:r>
      </w:del>
      <w:r w:rsidR="004F50D4" w:rsidRPr="006A05BF">
        <w:rPr>
          <w:webHidden/>
        </w:rPr>
        <w:fldChar w:fldCharType="end"/>
      </w:r>
      <w:r>
        <w:fldChar w:fldCharType="end"/>
      </w:r>
    </w:p>
    <w:p w14:paraId="401F4A45" w14:textId="77777777" w:rsidR="004F50D4" w:rsidRPr="004F50D4" w:rsidRDefault="00477F17">
      <w:pPr>
        <w:pStyle w:val="TOC3"/>
      </w:pPr>
      <w:r>
        <w:fldChar w:fldCharType="begin"/>
      </w:r>
      <w:r>
        <w:instrText xml:space="preserve"> HYPERLINK \l "_Toc436926855" </w:instrText>
      </w:r>
      <w:r>
        <w:fldChar w:fldCharType="separate"/>
      </w:r>
      <w:r w:rsidR="004F50D4" w:rsidRPr="006A05BF">
        <w:rPr>
          <w:rStyle w:val="Hyperlink"/>
          <w:color w:val="000000" w:themeColor="text1"/>
          <w:u w:val="none"/>
        </w:rPr>
        <w:t>4</w:t>
      </w:r>
      <w:r w:rsidR="004F50D4" w:rsidRPr="006A05BF">
        <w:rPr>
          <w:rStyle w:val="Hyperlink"/>
          <w:rFonts w:eastAsia="Times New Roman"/>
          <w:color w:val="000000" w:themeColor="text1"/>
          <w:u w:val="none"/>
        </w:rPr>
        <w:t>. Design and Simulation</w:t>
      </w:r>
      <w:r w:rsidR="004F50D4" w:rsidRPr="006A05BF">
        <w:rPr>
          <w:rStyle w:val="Hyperlink"/>
          <w:color w:val="000000" w:themeColor="text1"/>
          <w:u w:val="none"/>
        </w:rPr>
        <w:t xml:space="preserve"> of SQRT CSLA in VCS Simulator</w:t>
      </w:r>
      <w:r w:rsidR="004F50D4" w:rsidRPr="004F50D4">
        <w:rPr>
          <w:webHidden/>
        </w:rPr>
        <w:tab/>
      </w:r>
      <w:r w:rsidR="004F50D4" w:rsidRPr="006A05BF">
        <w:rPr>
          <w:webHidden/>
        </w:rPr>
        <w:fldChar w:fldCharType="begin"/>
      </w:r>
      <w:r w:rsidR="004F50D4" w:rsidRPr="004F50D4">
        <w:rPr>
          <w:webHidden/>
        </w:rPr>
        <w:instrText xml:space="preserve"> PAGEREF _Toc436926855 \h </w:instrText>
      </w:r>
      <w:r w:rsidR="004F50D4" w:rsidRPr="006A05BF">
        <w:rPr>
          <w:webHidden/>
        </w:rPr>
      </w:r>
      <w:r w:rsidR="004F50D4" w:rsidRPr="006A05BF">
        <w:rPr>
          <w:webHidden/>
        </w:rPr>
        <w:fldChar w:fldCharType="separate"/>
      </w:r>
      <w:ins w:id="34" w:author="Sri Shanmukha Naraharisetti" w:date="2015-12-14T13:37:00Z">
        <w:r>
          <w:rPr>
            <w:webHidden/>
          </w:rPr>
          <w:t>13</w:t>
        </w:r>
      </w:ins>
      <w:del w:id="35" w:author="Sri Shanmukha Naraharisetti" w:date="2015-12-14T13:35:00Z">
        <w:r w:rsidDel="00477F17">
          <w:rPr>
            <w:webHidden/>
          </w:rPr>
          <w:delText>13</w:delText>
        </w:r>
      </w:del>
      <w:r w:rsidR="004F50D4" w:rsidRPr="006A05BF">
        <w:rPr>
          <w:webHidden/>
        </w:rPr>
        <w:fldChar w:fldCharType="end"/>
      </w:r>
      <w:r>
        <w:fldChar w:fldCharType="end"/>
      </w:r>
    </w:p>
    <w:p w14:paraId="0B71063F" w14:textId="77777777" w:rsidR="004F50D4" w:rsidRPr="004F50D4" w:rsidRDefault="004F50D4">
      <w:pPr>
        <w:pStyle w:val="TOC3"/>
      </w:pPr>
      <w:r w:rsidRPr="004F50D4">
        <w:t xml:space="preserve">     </w:t>
      </w:r>
      <w:r w:rsidR="00477F17">
        <w:fldChar w:fldCharType="begin"/>
      </w:r>
      <w:r w:rsidR="00477F17">
        <w:instrText xml:space="preserve"> HYPERLINK \l "_Toc436926856" </w:instrText>
      </w:r>
      <w:r w:rsidR="00477F17">
        <w:fldChar w:fldCharType="separate"/>
      </w:r>
      <w:r w:rsidRPr="006A05BF">
        <w:rPr>
          <w:rStyle w:val="Hyperlink"/>
          <w:color w:val="000000" w:themeColor="text1"/>
          <w:u w:val="none"/>
        </w:rPr>
        <w:t>4.1. Implementation of SQRT CSLA in VCS Simulator</w:t>
      </w:r>
      <w:r w:rsidRPr="004F50D4">
        <w:rPr>
          <w:webHidden/>
        </w:rPr>
        <w:tab/>
      </w:r>
      <w:r w:rsidRPr="006A05BF">
        <w:rPr>
          <w:webHidden/>
        </w:rPr>
        <w:fldChar w:fldCharType="begin"/>
      </w:r>
      <w:r w:rsidRPr="004F50D4">
        <w:rPr>
          <w:webHidden/>
        </w:rPr>
        <w:instrText xml:space="preserve"> PAGEREF _Toc436926856 \h </w:instrText>
      </w:r>
      <w:r w:rsidRPr="006A05BF">
        <w:rPr>
          <w:webHidden/>
        </w:rPr>
      </w:r>
      <w:r w:rsidRPr="006A05BF">
        <w:rPr>
          <w:webHidden/>
        </w:rPr>
        <w:fldChar w:fldCharType="separate"/>
      </w:r>
      <w:ins w:id="36" w:author="Sri Shanmukha Naraharisetti" w:date="2015-12-14T13:37:00Z">
        <w:r w:rsidR="00477F17">
          <w:rPr>
            <w:webHidden/>
          </w:rPr>
          <w:t>13</w:t>
        </w:r>
      </w:ins>
      <w:del w:id="37" w:author="Sri Shanmukha Naraharisetti" w:date="2015-12-14T13:35:00Z">
        <w:r w:rsidR="00477F17" w:rsidDel="00477F17">
          <w:rPr>
            <w:webHidden/>
          </w:rPr>
          <w:delText>13</w:delText>
        </w:r>
      </w:del>
      <w:r w:rsidRPr="006A05BF">
        <w:rPr>
          <w:webHidden/>
        </w:rPr>
        <w:fldChar w:fldCharType="end"/>
      </w:r>
      <w:r w:rsidR="00477F17">
        <w:fldChar w:fldCharType="end"/>
      </w:r>
    </w:p>
    <w:p w14:paraId="0A0955D0" w14:textId="1FCF112D" w:rsidR="004F50D4" w:rsidRPr="004F50D4" w:rsidRDefault="004F50D4">
      <w:pPr>
        <w:pStyle w:val="TOC3"/>
      </w:pPr>
      <w:r w:rsidRPr="004F50D4">
        <w:t xml:space="preserve">        </w:t>
      </w:r>
      <w:r>
        <w:t xml:space="preserve">  </w:t>
      </w:r>
      <w:r w:rsidR="00477F17">
        <w:fldChar w:fldCharType="begin"/>
      </w:r>
      <w:r w:rsidR="00477F17">
        <w:instrText xml:space="preserve"> HYPERLINK \l "_Toc436926858" </w:instrText>
      </w:r>
      <w:r w:rsidR="00477F17">
        <w:fldChar w:fldCharType="separate"/>
      </w:r>
      <w:r w:rsidRPr="006A05BF">
        <w:rPr>
          <w:rStyle w:val="Hyperlink"/>
          <w:color w:val="000000" w:themeColor="text1"/>
          <w:u w:val="none"/>
        </w:rPr>
        <w:t>4.1.1. design compiler.</w:t>
      </w:r>
      <w:r w:rsidRPr="004F50D4">
        <w:rPr>
          <w:webHidden/>
        </w:rPr>
        <w:tab/>
      </w:r>
      <w:r w:rsidRPr="006A05BF">
        <w:rPr>
          <w:webHidden/>
        </w:rPr>
        <w:fldChar w:fldCharType="begin"/>
      </w:r>
      <w:r w:rsidRPr="004F50D4">
        <w:rPr>
          <w:webHidden/>
        </w:rPr>
        <w:instrText xml:space="preserve"> PAGEREF _Toc436926858 \h </w:instrText>
      </w:r>
      <w:r w:rsidRPr="006A05BF">
        <w:rPr>
          <w:webHidden/>
        </w:rPr>
      </w:r>
      <w:r w:rsidRPr="006A05BF">
        <w:rPr>
          <w:webHidden/>
        </w:rPr>
        <w:fldChar w:fldCharType="separate"/>
      </w:r>
      <w:ins w:id="38" w:author="Sri Shanmukha Naraharisetti" w:date="2015-12-14T13:37:00Z">
        <w:r w:rsidR="00477F17">
          <w:rPr>
            <w:webHidden/>
          </w:rPr>
          <w:t>14</w:t>
        </w:r>
      </w:ins>
      <w:del w:id="39" w:author="Sri Shanmukha Naraharisetti" w:date="2015-12-14T13:35:00Z">
        <w:r w:rsidR="00477F17" w:rsidDel="00477F17">
          <w:rPr>
            <w:webHidden/>
          </w:rPr>
          <w:delText>14</w:delText>
        </w:r>
      </w:del>
      <w:r w:rsidRPr="006A05BF">
        <w:rPr>
          <w:webHidden/>
        </w:rPr>
        <w:fldChar w:fldCharType="end"/>
      </w:r>
      <w:r w:rsidR="00477F17">
        <w:fldChar w:fldCharType="end"/>
      </w:r>
    </w:p>
    <w:p w14:paraId="232DC583" w14:textId="65D2C15D" w:rsidR="004F50D4" w:rsidRPr="004F50D4" w:rsidRDefault="004F50D4">
      <w:pPr>
        <w:pStyle w:val="TOC3"/>
      </w:pPr>
      <w:r w:rsidRPr="004F50D4">
        <w:lastRenderedPageBreak/>
        <w:t xml:space="preserve">        </w:t>
      </w:r>
      <w:r>
        <w:t xml:space="preserve">  </w:t>
      </w:r>
      <w:r w:rsidR="00477F17">
        <w:fldChar w:fldCharType="begin"/>
      </w:r>
      <w:r w:rsidR="00477F17">
        <w:instrText xml:space="preserve"> HYPERLINK \l "_Toc436926859" </w:instrText>
      </w:r>
      <w:r w:rsidR="00477F17">
        <w:fldChar w:fldCharType="separate"/>
      </w:r>
      <w:r w:rsidRPr="006A05BF">
        <w:rPr>
          <w:rStyle w:val="Hyperlink"/>
          <w:color w:val="000000" w:themeColor="text1"/>
          <w:u w:val="none"/>
        </w:rPr>
        <w:t>4.1.2. IC compiler.</w:t>
      </w:r>
      <w:r w:rsidRPr="004F50D4">
        <w:rPr>
          <w:webHidden/>
        </w:rPr>
        <w:tab/>
      </w:r>
      <w:r w:rsidRPr="006A05BF">
        <w:rPr>
          <w:webHidden/>
        </w:rPr>
        <w:fldChar w:fldCharType="begin"/>
      </w:r>
      <w:r w:rsidRPr="004F50D4">
        <w:rPr>
          <w:webHidden/>
        </w:rPr>
        <w:instrText xml:space="preserve"> PAGEREF _Toc436926859 \h </w:instrText>
      </w:r>
      <w:r w:rsidRPr="006A05BF">
        <w:rPr>
          <w:webHidden/>
        </w:rPr>
      </w:r>
      <w:r w:rsidRPr="006A05BF">
        <w:rPr>
          <w:webHidden/>
        </w:rPr>
        <w:fldChar w:fldCharType="separate"/>
      </w:r>
      <w:ins w:id="40" w:author="Sri Shanmukha Naraharisetti" w:date="2015-12-14T13:37:00Z">
        <w:r w:rsidR="00477F17">
          <w:rPr>
            <w:webHidden/>
          </w:rPr>
          <w:t>15</w:t>
        </w:r>
      </w:ins>
      <w:del w:id="41" w:author="Sri Shanmukha Naraharisetti" w:date="2015-12-14T13:35:00Z">
        <w:r w:rsidR="00477F17" w:rsidDel="00477F17">
          <w:rPr>
            <w:webHidden/>
          </w:rPr>
          <w:delText>15</w:delText>
        </w:r>
      </w:del>
      <w:r w:rsidRPr="006A05BF">
        <w:rPr>
          <w:webHidden/>
        </w:rPr>
        <w:fldChar w:fldCharType="end"/>
      </w:r>
      <w:r w:rsidR="00477F17">
        <w:fldChar w:fldCharType="end"/>
      </w:r>
    </w:p>
    <w:p w14:paraId="2DFEE7DE" w14:textId="77777777" w:rsidR="004F50D4" w:rsidRPr="004F50D4" w:rsidRDefault="004F50D4">
      <w:pPr>
        <w:pStyle w:val="TOC3"/>
      </w:pPr>
      <w:r w:rsidRPr="004F50D4">
        <w:t xml:space="preserve">     </w:t>
      </w:r>
      <w:r w:rsidR="00477F17">
        <w:fldChar w:fldCharType="begin"/>
      </w:r>
      <w:r w:rsidR="00477F17">
        <w:instrText xml:space="preserve"> HYPERLINK \l "_Toc436926860" </w:instrText>
      </w:r>
      <w:r w:rsidR="00477F17">
        <w:fldChar w:fldCharType="separate"/>
      </w:r>
      <w:r w:rsidRPr="006A05BF">
        <w:rPr>
          <w:rStyle w:val="Hyperlink"/>
          <w:rFonts w:eastAsia="Times New Roman"/>
          <w:color w:val="000000" w:themeColor="text1"/>
          <w:u w:val="none"/>
        </w:rPr>
        <w:t>4.2. Waveforms Simulation</w:t>
      </w:r>
      <w:r w:rsidRPr="004F50D4">
        <w:rPr>
          <w:webHidden/>
        </w:rPr>
        <w:tab/>
      </w:r>
      <w:r w:rsidRPr="006A05BF">
        <w:rPr>
          <w:webHidden/>
        </w:rPr>
        <w:fldChar w:fldCharType="begin"/>
      </w:r>
      <w:r w:rsidRPr="004F50D4">
        <w:rPr>
          <w:webHidden/>
        </w:rPr>
        <w:instrText xml:space="preserve"> PAGEREF _Toc436926860 \h </w:instrText>
      </w:r>
      <w:r w:rsidRPr="006A05BF">
        <w:rPr>
          <w:webHidden/>
        </w:rPr>
      </w:r>
      <w:r w:rsidRPr="006A05BF">
        <w:rPr>
          <w:webHidden/>
        </w:rPr>
        <w:fldChar w:fldCharType="separate"/>
      </w:r>
      <w:ins w:id="42" w:author="Sri Shanmukha Naraharisetti" w:date="2015-12-14T13:37:00Z">
        <w:r w:rsidR="00477F17">
          <w:rPr>
            <w:webHidden/>
          </w:rPr>
          <w:t>16</w:t>
        </w:r>
      </w:ins>
      <w:del w:id="43" w:author="Sri Shanmukha Naraharisetti" w:date="2015-12-14T13:35:00Z">
        <w:r w:rsidR="00477F17" w:rsidDel="00477F17">
          <w:rPr>
            <w:webHidden/>
          </w:rPr>
          <w:delText>16</w:delText>
        </w:r>
      </w:del>
      <w:r w:rsidRPr="006A05BF">
        <w:rPr>
          <w:webHidden/>
        </w:rPr>
        <w:fldChar w:fldCharType="end"/>
      </w:r>
      <w:r w:rsidR="00477F17">
        <w:fldChar w:fldCharType="end"/>
      </w:r>
    </w:p>
    <w:p w14:paraId="2711E8BF" w14:textId="77777777" w:rsidR="004F50D4" w:rsidRPr="004F50D4" w:rsidRDefault="004F50D4">
      <w:pPr>
        <w:pStyle w:val="TOC3"/>
      </w:pPr>
      <w:r w:rsidRPr="004F50D4">
        <w:t xml:space="preserve">     </w:t>
      </w:r>
      <w:r w:rsidR="00477F17">
        <w:fldChar w:fldCharType="begin"/>
      </w:r>
      <w:r w:rsidR="00477F17">
        <w:instrText xml:space="preserve"> HYPERLINK \l "_Toc436926862" </w:instrText>
      </w:r>
      <w:r w:rsidR="00477F17">
        <w:fldChar w:fldCharType="separate"/>
      </w:r>
      <w:r w:rsidRPr="006A05BF">
        <w:rPr>
          <w:rStyle w:val="Hyperlink"/>
          <w:color w:val="000000" w:themeColor="text1"/>
          <w:u w:val="none"/>
        </w:rPr>
        <w:t>4.3. Schematics</w:t>
      </w:r>
      <w:r w:rsidRPr="004F50D4">
        <w:rPr>
          <w:webHidden/>
        </w:rPr>
        <w:tab/>
      </w:r>
      <w:r w:rsidRPr="006A05BF">
        <w:rPr>
          <w:webHidden/>
        </w:rPr>
        <w:fldChar w:fldCharType="begin"/>
      </w:r>
      <w:r w:rsidRPr="004F50D4">
        <w:rPr>
          <w:webHidden/>
        </w:rPr>
        <w:instrText xml:space="preserve"> PAGEREF _Toc436926862 \h </w:instrText>
      </w:r>
      <w:r w:rsidRPr="006A05BF">
        <w:rPr>
          <w:webHidden/>
        </w:rPr>
      </w:r>
      <w:r w:rsidRPr="006A05BF">
        <w:rPr>
          <w:webHidden/>
        </w:rPr>
        <w:fldChar w:fldCharType="separate"/>
      </w:r>
      <w:ins w:id="44" w:author="Sri Shanmukha Naraharisetti" w:date="2015-12-14T13:37:00Z">
        <w:r w:rsidR="00477F17">
          <w:rPr>
            <w:webHidden/>
          </w:rPr>
          <w:t>17</w:t>
        </w:r>
      </w:ins>
      <w:del w:id="45" w:author="Sri Shanmukha Naraharisetti" w:date="2015-12-14T13:35:00Z">
        <w:r w:rsidR="00477F17" w:rsidDel="00477F17">
          <w:rPr>
            <w:webHidden/>
          </w:rPr>
          <w:delText>17</w:delText>
        </w:r>
      </w:del>
      <w:r w:rsidRPr="006A05BF">
        <w:rPr>
          <w:webHidden/>
        </w:rPr>
        <w:fldChar w:fldCharType="end"/>
      </w:r>
      <w:r w:rsidR="00477F17">
        <w:fldChar w:fldCharType="end"/>
      </w:r>
    </w:p>
    <w:p w14:paraId="751AAA98" w14:textId="77777777" w:rsidR="004F50D4" w:rsidRPr="004F50D4" w:rsidRDefault="004F50D4">
      <w:pPr>
        <w:pStyle w:val="TOC3"/>
      </w:pPr>
      <w:r w:rsidRPr="004F50D4">
        <w:t xml:space="preserve">     </w:t>
      </w:r>
      <w:r w:rsidR="00477F17">
        <w:fldChar w:fldCharType="begin"/>
      </w:r>
      <w:r w:rsidR="00477F17">
        <w:instrText xml:space="preserve"> HYPERLINK \l "_Toc436926864" </w:instrText>
      </w:r>
      <w:r w:rsidR="00477F17">
        <w:fldChar w:fldCharType="separate"/>
      </w:r>
      <w:r w:rsidRPr="006A05BF">
        <w:rPr>
          <w:rStyle w:val="Hyperlink"/>
          <w:color w:val="000000" w:themeColor="text1"/>
          <w:u w:val="none"/>
        </w:rPr>
        <w:t>4.4. Schematic View of 16 bit SQRT CSLA (Design Compiler)</w:t>
      </w:r>
      <w:r w:rsidRPr="004F50D4">
        <w:rPr>
          <w:webHidden/>
        </w:rPr>
        <w:tab/>
      </w:r>
      <w:r w:rsidRPr="006A05BF">
        <w:rPr>
          <w:webHidden/>
        </w:rPr>
        <w:fldChar w:fldCharType="begin"/>
      </w:r>
      <w:r w:rsidRPr="004F50D4">
        <w:rPr>
          <w:webHidden/>
        </w:rPr>
        <w:instrText xml:space="preserve"> PAGEREF _Toc436926864 \h </w:instrText>
      </w:r>
      <w:r w:rsidRPr="006A05BF">
        <w:rPr>
          <w:webHidden/>
        </w:rPr>
      </w:r>
      <w:r w:rsidRPr="006A05BF">
        <w:rPr>
          <w:webHidden/>
        </w:rPr>
        <w:fldChar w:fldCharType="separate"/>
      </w:r>
      <w:ins w:id="46" w:author="Sri Shanmukha Naraharisetti" w:date="2015-12-14T13:37:00Z">
        <w:r w:rsidR="00477F17">
          <w:rPr>
            <w:webHidden/>
          </w:rPr>
          <w:t>18</w:t>
        </w:r>
      </w:ins>
      <w:del w:id="47" w:author="Sri Shanmukha Naraharisetti" w:date="2015-12-14T13:35:00Z">
        <w:r w:rsidR="00477F17" w:rsidDel="00477F17">
          <w:rPr>
            <w:webHidden/>
          </w:rPr>
          <w:delText>18</w:delText>
        </w:r>
      </w:del>
      <w:r w:rsidRPr="006A05BF">
        <w:rPr>
          <w:webHidden/>
        </w:rPr>
        <w:fldChar w:fldCharType="end"/>
      </w:r>
      <w:r w:rsidR="00477F17">
        <w:fldChar w:fldCharType="end"/>
      </w:r>
    </w:p>
    <w:p w14:paraId="1B0F86CD" w14:textId="77777777" w:rsidR="004F50D4" w:rsidRPr="004F50D4" w:rsidRDefault="004F50D4">
      <w:pPr>
        <w:pStyle w:val="TOC3"/>
      </w:pPr>
      <w:r w:rsidRPr="004F50D4">
        <w:t xml:space="preserve">     </w:t>
      </w:r>
      <w:r w:rsidR="00477F17">
        <w:fldChar w:fldCharType="begin"/>
      </w:r>
      <w:r w:rsidR="00477F17">
        <w:instrText xml:space="preserve"> HYPERLINK \l "_Toc436926866" </w:instrText>
      </w:r>
      <w:r w:rsidR="00477F17">
        <w:fldChar w:fldCharType="separate"/>
      </w:r>
      <w:r w:rsidRPr="006A05BF">
        <w:rPr>
          <w:rStyle w:val="Hyperlink"/>
          <w:color w:val="000000" w:themeColor="text1"/>
          <w:u w:val="none"/>
        </w:rPr>
        <w:t>4.5. Functioning of the SQRT CSLA</w:t>
      </w:r>
      <w:r w:rsidRPr="004F50D4">
        <w:rPr>
          <w:webHidden/>
        </w:rPr>
        <w:tab/>
      </w:r>
      <w:r w:rsidRPr="006A05BF">
        <w:rPr>
          <w:webHidden/>
        </w:rPr>
        <w:fldChar w:fldCharType="begin"/>
      </w:r>
      <w:r w:rsidRPr="004F50D4">
        <w:rPr>
          <w:webHidden/>
        </w:rPr>
        <w:instrText xml:space="preserve"> PAGEREF _Toc436926866 \h </w:instrText>
      </w:r>
      <w:r w:rsidRPr="006A05BF">
        <w:rPr>
          <w:webHidden/>
        </w:rPr>
      </w:r>
      <w:r w:rsidRPr="006A05BF">
        <w:rPr>
          <w:webHidden/>
        </w:rPr>
        <w:fldChar w:fldCharType="separate"/>
      </w:r>
      <w:ins w:id="48" w:author="Sri Shanmukha Naraharisetti" w:date="2015-12-14T13:37:00Z">
        <w:r w:rsidR="00477F17">
          <w:rPr>
            <w:webHidden/>
          </w:rPr>
          <w:t>18</w:t>
        </w:r>
      </w:ins>
      <w:del w:id="49" w:author="Sri Shanmukha Naraharisetti" w:date="2015-12-14T13:35:00Z">
        <w:r w:rsidR="00477F17" w:rsidDel="00477F17">
          <w:rPr>
            <w:webHidden/>
          </w:rPr>
          <w:delText>18</w:delText>
        </w:r>
      </w:del>
      <w:r w:rsidRPr="006A05BF">
        <w:rPr>
          <w:webHidden/>
        </w:rPr>
        <w:fldChar w:fldCharType="end"/>
      </w:r>
      <w:r w:rsidR="00477F17">
        <w:fldChar w:fldCharType="end"/>
      </w:r>
    </w:p>
    <w:p w14:paraId="3DB32A6F" w14:textId="77777777" w:rsidR="004F50D4" w:rsidRPr="004F50D4" w:rsidRDefault="004F50D4">
      <w:pPr>
        <w:pStyle w:val="TOC3"/>
      </w:pPr>
      <w:r w:rsidRPr="004F50D4">
        <w:t xml:space="preserve">     </w:t>
      </w:r>
      <w:r w:rsidR="00477F17">
        <w:fldChar w:fldCharType="begin"/>
      </w:r>
      <w:r w:rsidR="00477F17">
        <w:instrText xml:space="preserve"> HYPERLINK \l "_Toc436926867" </w:instrText>
      </w:r>
      <w:r w:rsidR="00477F17">
        <w:fldChar w:fldCharType="separate"/>
      </w:r>
      <w:r w:rsidRPr="006A05BF">
        <w:rPr>
          <w:rStyle w:val="Hyperlink"/>
          <w:color w:val="000000" w:themeColor="text1"/>
          <w:u w:val="none"/>
        </w:rPr>
        <w:t>4.6. Inner View of 5 bit RCA of the SQRT CSLA</w:t>
      </w:r>
      <w:r w:rsidRPr="004F50D4">
        <w:rPr>
          <w:webHidden/>
        </w:rPr>
        <w:tab/>
      </w:r>
      <w:r w:rsidRPr="006A05BF">
        <w:rPr>
          <w:webHidden/>
        </w:rPr>
        <w:fldChar w:fldCharType="begin"/>
      </w:r>
      <w:r w:rsidRPr="004F50D4">
        <w:rPr>
          <w:webHidden/>
        </w:rPr>
        <w:instrText xml:space="preserve"> PAGEREF _Toc436926867 \h </w:instrText>
      </w:r>
      <w:r w:rsidRPr="006A05BF">
        <w:rPr>
          <w:webHidden/>
        </w:rPr>
      </w:r>
      <w:r w:rsidRPr="006A05BF">
        <w:rPr>
          <w:webHidden/>
        </w:rPr>
        <w:fldChar w:fldCharType="separate"/>
      </w:r>
      <w:ins w:id="50" w:author="Sri Shanmukha Naraharisetti" w:date="2015-12-14T13:37:00Z">
        <w:r w:rsidR="00477F17">
          <w:rPr>
            <w:webHidden/>
          </w:rPr>
          <w:t>20</w:t>
        </w:r>
      </w:ins>
      <w:del w:id="51" w:author="Sri Shanmukha Naraharisetti" w:date="2015-12-14T13:35:00Z">
        <w:r w:rsidR="00477F17" w:rsidDel="00477F17">
          <w:rPr>
            <w:webHidden/>
          </w:rPr>
          <w:delText>20</w:delText>
        </w:r>
      </w:del>
      <w:r w:rsidRPr="006A05BF">
        <w:rPr>
          <w:webHidden/>
        </w:rPr>
        <w:fldChar w:fldCharType="end"/>
      </w:r>
      <w:r w:rsidR="00477F17">
        <w:fldChar w:fldCharType="end"/>
      </w:r>
    </w:p>
    <w:p w14:paraId="1D6FB480" w14:textId="77777777" w:rsidR="004F50D4" w:rsidRPr="004F50D4" w:rsidRDefault="004F50D4">
      <w:pPr>
        <w:pStyle w:val="TOC3"/>
      </w:pPr>
      <w:r w:rsidRPr="004F50D4">
        <w:t xml:space="preserve">     </w:t>
      </w:r>
      <w:r w:rsidR="00477F17">
        <w:fldChar w:fldCharType="begin"/>
      </w:r>
      <w:r w:rsidR="00477F17">
        <w:instrText xml:space="preserve"> HYPERLINK \l "_Toc436926869" </w:instrText>
      </w:r>
      <w:r w:rsidR="00477F17">
        <w:fldChar w:fldCharType="separate"/>
      </w:r>
      <w:r w:rsidRPr="006A05BF">
        <w:rPr>
          <w:rStyle w:val="Hyperlink"/>
          <w:color w:val="000000" w:themeColor="text1"/>
          <w:u w:val="none"/>
        </w:rPr>
        <w:t>4.7. Layout View of 16 bit SQRT CSLA (IC Compiler)</w:t>
      </w:r>
      <w:r w:rsidRPr="004F50D4">
        <w:rPr>
          <w:webHidden/>
        </w:rPr>
        <w:tab/>
      </w:r>
      <w:r w:rsidRPr="006A05BF">
        <w:rPr>
          <w:webHidden/>
        </w:rPr>
        <w:fldChar w:fldCharType="begin"/>
      </w:r>
      <w:r w:rsidRPr="004F50D4">
        <w:rPr>
          <w:webHidden/>
        </w:rPr>
        <w:instrText xml:space="preserve"> PAGEREF _Toc436926869 \h </w:instrText>
      </w:r>
      <w:r w:rsidRPr="006A05BF">
        <w:rPr>
          <w:webHidden/>
        </w:rPr>
      </w:r>
      <w:r w:rsidRPr="006A05BF">
        <w:rPr>
          <w:webHidden/>
        </w:rPr>
        <w:fldChar w:fldCharType="separate"/>
      </w:r>
      <w:ins w:id="52" w:author="Sri Shanmukha Naraharisetti" w:date="2015-12-14T13:37:00Z">
        <w:r w:rsidR="00477F17">
          <w:rPr>
            <w:webHidden/>
          </w:rPr>
          <w:t>21</w:t>
        </w:r>
      </w:ins>
      <w:del w:id="53" w:author="Sri Shanmukha Naraharisetti" w:date="2015-12-14T13:35:00Z">
        <w:r w:rsidR="00477F17" w:rsidDel="00477F17">
          <w:rPr>
            <w:webHidden/>
          </w:rPr>
          <w:delText>21</w:delText>
        </w:r>
      </w:del>
      <w:r w:rsidRPr="006A05BF">
        <w:rPr>
          <w:webHidden/>
        </w:rPr>
        <w:fldChar w:fldCharType="end"/>
      </w:r>
      <w:r w:rsidR="00477F17">
        <w:fldChar w:fldCharType="end"/>
      </w:r>
    </w:p>
    <w:p w14:paraId="616C539C" w14:textId="77777777" w:rsidR="004F50D4" w:rsidRPr="004F50D4" w:rsidRDefault="004F50D4">
      <w:pPr>
        <w:pStyle w:val="TOC3"/>
      </w:pPr>
      <w:r w:rsidRPr="004F50D4">
        <w:t xml:space="preserve">     </w:t>
      </w:r>
      <w:r w:rsidR="00477F17">
        <w:fldChar w:fldCharType="begin"/>
      </w:r>
      <w:r w:rsidR="00477F17">
        <w:instrText xml:space="preserve"> HYPERLINK \l "_Toc436926871" </w:instrText>
      </w:r>
      <w:r w:rsidR="00477F17">
        <w:fldChar w:fldCharType="separate"/>
      </w:r>
      <w:r w:rsidRPr="006A05BF">
        <w:rPr>
          <w:rStyle w:val="Hyperlink"/>
          <w:color w:val="000000" w:themeColor="text1"/>
          <w:u w:val="none"/>
        </w:rPr>
        <w:t>4.8. Power, Area and Timing Reports of SQRT CSLA</w:t>
      </w:r>
      <w:r w:rsidRPr="004F50D4">
        <w:rPr>
          <w:webHidden/>
        </w:rPr>
        <w:tab/>
      </w:r>
      <w:r w:rsidRPr="006A05BF">
        <w:rPr>
          <w:webHidden/>
        </w:rPr>
        <w:fldChar w:fldCharType="begin"/>
      </w:r>
      <w:r w:rsidRPr="004F50D4">
        <w:rPr>
          <w:webHidden/>
        </w:rPr>
        <w:instrText xml:space="preserve"> PAGEREF _Toc436926871 \h </w:instrText>
      </w:r>
      <w:r w:rsidRPr="006A05BF">
        <w:rPr>
          <w:webHidden/>
        </w:rPr>
      </w:r>
      <w:r w:rsidRPr="006A05BF">
        <w:rPr>
          <w:webHidden/>
        </w:rPr>
        <w:fldChar w:fldCharType="separate"/>
      </w:r>
      <w:ins w:id="54" w:author="Sri Shanmukha Naraharisetti" w:date="2015-12-14T13:37:00Z">
        <w:r w:rsidR="00477F17">
          <w:rPr>
            <w:webHidden/>
          </w:rPr>
          <w:t>22</w:t>
        </w:r>
      </w:ins>
      <w:del w:id="55" w:author="Sri Shanmukha Naraharisetti" w:date="2015-12-14T13:35:00Z">
        <w:r w:rsidR="00477F17" w:rsidDel="00477F17">
          <w:rPr>
            <w:webHidden/>
          </w:rPr>
          <w:delText>22</w:delText>
        </w:r>
      </w:del>
      <w:r w:rsidRPr="006A05BF">
        <w:rPr>
          <w:webHidden/>
        </w:rPr>
        <w:fldChar w:fldCharType="end"/>
      </w:r>
      <w:r w:rsidR="00477F17">
        <w:fldChar w:fldCharType="end"/>
      </w:r>
    </w:p>
    <w:p w14:paraId="13D081F5" w14:textId="33BAC973" w:rsidR="004F50D4" w:rsidRPr="004F50D4" w:rsidRDefault="004F50D4">
      <w:pPr>
        <w:pStyle w:val="TOC3"/>
      </w:pPr>
      <w:r w:rsidRPr="004F50D4">
        <w:t xml:space="preserve">        </w:t>
      </w:r>
      <w:r>
        <w:t xml:space="preserve">  </w:t>
      </w:r>
      <w:r w:rsidR="00477F17">
        <w:fldChar w:fldCharType="begin"/>
      </w:r>
      <w:r w:rsidR="00477F17">
        <w:instrText xml:space="preserve"> HYPERLINK \l "_Toc436926872" </w:instrText>
      </w:r>
      <w:r w:rsidR="00477F17">
        <w:fldChar w:fldCharType="separate"/>
      </w:r>
      <w:r w:rsidRPr="006A05BF">
        <w:rPr>
          <w:rStyle w:val="Hyperlink"/>
          <w:color w:val="000000" w:themeColor="text1"/>
          <w:u w:val="none"/>
        </w:rPr>
        <w:t>4.8.1. power consumed by the SQRT CSLA module (power analysis report).</w:t>
      </w:r>
      <w:r w:rsidRPr="004F50D4">
        <w:rPr>
          <w:webHidden/>
        </w:rPr>
        <w:tab/>
      </w:r>
      <w:r w:rsidRPr="006A05BF">
        <w:rPr>
          <w:webHidden/>
        </w:rPr>
        <w:fldChar w:fldCharType="begin"/>
      </w:r>
      <w:r w:rsidRPr="004F50D4">
        <w:rPr>
          <w:webHidden/>
        </w:rPr>
        <w:instrText xml:space="preserve"> PAGEREF _Toc436926872 \h </w:instrText>
      </w:r>
      <w:r w:rsidRPr="006A05BF">
        <w:rPr>
          <w:webHidden/>
        </w:rPr>
      </w:r>
      <w:r w:rsidRPr="006A05BF">
        <w:rPr>
          <w:webHidden/>
        </w:rPr>
        <w:fldChar w:fldCharType="separate"/>
      </w:r>
      <w:ins w:id="56" w:author="Sri Shanmukha Naraharisetti" w:date="2015-12-14T13:37:00Z">
        <w:r w:rsidR="00477F17">
          <w:rPr>
            <w:webHidden/>
          </w:rPr>
          <w:t>22</w:t>
        </w:r>
      </w:ins>
      <w:del w:id="57" w:author="Sri Shanmukha Naraharisetti" w:date="2015-12-14T13:35:00Z">
        <w:r w:rsidR="00477F17" w:rsidDel="00477F17">
          <w:rPr>
            <w:webHidden/>
          </w:rPr>
          <w:delText>22</w:delText>
        </w:r>
      </w:del>
      <w:r w:rsidRPr="006A05BF">
        <w:rPr>
          <w:webHidden/>
        </w:rPr>
        <w:fldChar w:fldCharType="end"/>
      </w:r>
      <w:r w:rsidR="00477F17">
        <w:fldChar w:fldCharType="end"/>
      </w:r>
    </w:p>
    <w:p w14:paraId="41165844" w14:textId="79790B7E" w:rsidR="004F50D4" w:rsidRPr="004F50D4" w:rsidRDefault="004F50D4">
      <w:pPr>
        <w:pStyle w:val="TOC3"/>
      </w:pPr>
      <w:r w:rsidRPr="004F50D4">
        <w:t xml:space="preserve">        </w:t>
      </w:r>
      <w:r>
        <w:t xml:space="preserve">  </w:t>
      </w:r>
      <w:r w:rsidR="00477F17">
        <w:fldChar w:fldCharType="begin"/>
      </w:r>
      <w:r w:rsidR="00477F17">
        <w:instrText xml:space="preserve"> HYPERLINK \l "_Toc436926874" </w:instrText>
      </w:r>
      <w:r w:rsidR="00477F17">
        <w:fldChar w:fldCharType="separate"/>
      </w:r>
      <w:r w:rsidRPr="006A05BF">
        <w:rPr>
          <w:rStyle w:val="Hyperlink"/>
          <w:color w:val="000000" w:themeColor="text1"/>
          <w:u w:val="none"/>
        </w:rPr>
        <w:t>4.8.2. area evaluation of SQRT CSLA module.</w:t>
      </w:r>
      <w:r w:rsidRPr="004F50D4">
        <w:rPr>
          <w:webHidden/>
        </w:rPr>
        <w:tab/>
      </w:r>
      <w:r w:rsidRPr="006A05BF">
        <w:rPr>
          <w:webHidden/>
        </w:rPr>
        <w:fldChar w:fldCharType="begin"/>
      </w:r>
      <w:r w:rsidRPr="004F50D4">
        <w:rPr>
          <w:webHidden/>
        </w:rPr>
        <w:instrText xml:space="preserve"> PAGEREF _Toc436926874 \h </w:instrText>
      </w:r>
      <w:r w:rsidRPr="006A05BF">
        <w:rPr>
          <w:webHidden/>
        </w:rPr>
      </w:r>
      <w:r w:rsidRPr="006A05BF">
        <w:rPr>
          <w:webHidden/>
        </w:rPr>
        <w:fldChar w:fldCharType="separate"/>
      </w:r>
      <w:ins w:id="58" w:author="Sri Shanmukha Naraharisetti" w:date="2015-12-14T13:37:00Z">
        <w:r w:rsidR="00477F17">
          <w:rPr>
            <w:webHidden/>
          </w:rPr>
          <w:t>24</w:t>
        </w:r>
      </w:ins>
      <w:del w:id="59" w:author="Sri Shanmukha Naraharisetti" w:date="2015-12-14T13:35:00Z">
        <w:r w:rsidR="00477F17" w:rsidDel="00477F17">
          <w:rPr>
            <w:webHidden/>
          </w:rPr>
          <w:delText>24</w:delText>
        </w:r>
      </w:del>
      <w:r w:rsidRPr="006A05BF">
        <w:rPr>
          <w:webHidden/>
        </w:rPr>
        <w:fldChar w:fldCharType="end"/>
      </w:r>
      <w:r w:rsidR="00477F17">
        <w:fldChar w:fldCharType="end"/>
      </w:r>
    </w:p>
    <w:p w14:paraId="1144EE64" w14:textId="387B9E6A" w:rsidR="004F50D4" w:rsidRPr="004F50D4" w:rsidRDefault="004F50D4">
      <w:pPr>
        <w:pStyle w:val="TOC3"/>
      </w:pPr>
      <w:r w:rsidRPr="004F50D4">
        <w:t xml:space="preserve">        </w:t>
      </w:r>
      <w:r>
        <w:t xml:space="preserve">  </w:t>
      </w:r>
      <w:r w:rsidR="00477F17">
        <w:fldChar w:fldCharType="begin"/>
      </w:r>
      <w:r w:rsidR="00477F17">
        <w:instrText xml:space="preserve"> HYPERLINK \l "_Toc436926876" </w:instrText>
      </w:r>
      <w:r w:rsidR="00477F17">
        <w:fldChar w:fldCharType="separate"/>
      </w:r>
      <w:r w:rsidRPr="006A05BF">
        <w:rPr>
          <w:rStyle w:val="Hyperlink"/>
          <w:color w:val="000000" w:themeColor="text1"/>
          <w:u w:val="none"/>
        </w:rPr>
        <w:t>4.8.3. timing report of SQRT CSLA module.</w:t>
      </w:r>
      <w:r w:rsidRPr="004F50D4">
        <w:rPr>
          <w:webHidden/>
        </w:rPr>
        <w:tab/>
      </w:r>
      <w:r w:rsidRPr="006A05BF">
        <w:rPr>
          <w:webHidden/>
        </w:rPr>
        <w:fldChar w:fldCharType="begin"/>
      </w:r>
      <w:r w:rsidRPr="004F50D4">
        <w:rPr>
          <w:webHidden/>
        </w:rPr>
        <w:instrText xml:space="preserve"> PAGEREF _Toc436926876 \h </w:instrText>
      </w:r>
      <w:r w:rsidRPr="006A05BF">
        <w:rPr>
          <w:webHidden/>
        </w:rPr>
      </w:r>
      <w:r w:rsidRPr="006A05BF">
        <w:rPr>
          <w:webHidden/>
        </w:rPr>
        <w:fldChar w:fldCharType="separate"/>
      </w:r>
      <w:ins w:id="60" w:author="Sri Shanmukha Naraharisetti" w:date="2015-12-14T13:37:00Z">
        <w:r w:rsidR="00477F17">
          <w:rPr>
            <w:webHidden/>
          </w:rPr>
          <w:t>25</w:t>
        </w:r>
      </w:ins>
      <w:del w:id="61" w:author="Sri Shanmukha Naraharisetti" w:date="2015-12-14T13:35:00Z">
        <w:r w:rsidR="00477F17" w:rsidDel="00477F17">
          <w:rPr>
            <w:webHidden/>
          </w:rPr>
          <w:delText>25</w:delText>
        </w:r>
      </w:del>
      <w:r w:rsidRPr="006A05BF">
        <w:rPr>
          <w:webHidden/>
        </w:rPr>
        <w:fldChar w:fldCharType="end"/>
      </w:r>
      <w:r w:rsidR="00477F17">
        <w:fldChar w:fldCharType="end"/>
      </w:r>
    </w:p>
    <w:p w14:paraId="1C7A22F6" w14:textId="72F81326" w:rsidR="004F50D4" w:rsidRPr="004F50D4" w:rsidRDefault="006E3031">
      <w:pPr>
        <w:pStyle w:val="TOC3"/>
      </w:pPr>
      <w:r>
        <w:fldChar w:fldCharType="begin"/>
      </w:r>
      <w:r>
        <w:instrText xml:space="preserve"> HYPERLINK \l "_Toc436926878" </w:instrText>
      </w:r>
      <w:r>
        <w:fldChar w:fldCharType="separate"/>
      </w:r>
      <w:r w:rsidR="004F50D4" w:rsidRPr="006A05BF">
        <w:rPr>
          <w:rStyle w:val="Hyperlink"/>
          <w:color w:val="000000" w:themeColor="text1"/>
          <w:u w:val="none"/>
        </w:rPr>
        <w:t>5. Modified SQRT CSLA using BEC</w:t>
      </w:r>
      <w:r w:rsidR="004F50D4" w:rsidRPr="004F50D4">
        <w:rPr>
          <w:webHidden/>
        </w:rPr>
        <w:tab/>
      </w:r>
      <w:del w:id="62" w:author="LC02" w:date="2015-12-10T13:14:00Z">
        <w:r w:rsidR="004F50D4" w:rsidRPr="006A05BF" w:rsidDel="00AE2F52">
          <w:rPr>
            <w:webHidden/>
          </w:rPr>
          <w:fldChar w:fldCharType="begin"/>
        </w:r>
        <w:r w:rsidR="004F50D4" w:rsidRPr="004F50D4" w:rsidDel="00AE2F52">
          <w:rPr>
            <w:webHidden/>
          </w:rPr>
          <w:delInstrText xml:space="preserve"> PAGEREF _Toc436926878 \h </w:delInstrText>
        </w:r>
        <w:r w:rsidR="004F50D4" w:rsidRPr="006A05BF" w:rsidDel="00AE2F52">
          <w:rPr>
            <w:webHidden/>
          </w:rPr>
        </w:r>
        <w:r w:rsidR="004F50D4" w:rsidRPr="006A05BF" w:rsidDel="00AE2F52">
          <w:rPr>
            <w:webHidden/>
          </w:rPr>
          <w:fldChar w:fldCharType="separate"/>
        </w:r>
      </w:del>
      <w:ins w:id="63" w:author="Sri Shanmukha Naraharisetti" w:date="2015-12-14T13:37:00Z">
        <w:r w:rsidR="00477F17">
          <w:rPr>
            <w:b/>
            <w:bCs w:val="0"/>
            <w:webHidden/>
          </w:rPr>
          <w:t>Error! Bookmark not defined.</w:t>
        </w:r>
      </w:ins>
      <w:ins w:id="64" w:author="LC02" w:date="2015-12-10T13:19:00Z">
        <w:del w:id="65" w:author="Sri Shanmukha Naraharisetti" w:date="2015-12-14T13:31:00Z">
          <w:r w:rsidR="00354033" w:rsidDel="00477F17">
            <w:rPr>
              <w:b/>
              <w:bCs w:val="0"/>
              <w:webHidden/>
            </w:rPr>
            <w:delText>Error! Bookmark not defined.</w:delText>
          </w:r>
        </w:del>
      </w:ins>
      <w:del w:id="66" w:author="Sri Shanmukha Naraharisetti" w:date="2015-12-14T13:31:00Z">
        <w:r w:rsidR="004F50D4" w:rsidRPr="004F50D4" w:rsidDel="00477F17">
          <w:rPr>
            <w:webHidden/>
          </w:rPr>
          <w:delText>27</w:delText>
        </w:r>
      </w:del>
      <w:del w:id="67" w:author="LC02" w:date="2015-12-10T13:14:00Z">
        <w:r w:rsidR="004F50D4" w:rsidRPr="006A05BF" w:rsidDel="00AE2F52">
          <w:rPr>
            <w:webHidden/>
          </w:rPr>
          <w:fldChar w:fldCharType="end"/>
        </w:r>
      </w:del>
      <w:r>
        <w:fldChar w:fldCharType="end"/>
      </w:r>
      <w:ins w:id="68" w:author="LC02" w:date="2015-12-10T13:14:00Z">
        <w:r w:rsidR="00AE2F52">
          <w:t>27</w:t>
        </w:r>
      </w:ins>
    </w:p>
    <w:p w14:paraId="149BE66D" w14:textId="77777777" w:rsidR="004F50D4" w:rsidRPr="004F50D4" w:rsidRDefault="004F50D4">
      <w:pPr>
        <w:pStyle w:val="TOC3"/>
      </w:pPr>
      <w:r w:rsidRPr="004F50D4">
        <w:t xml:space="preserve">     </w:t>
      </w:r>
      <w:r w:rsidR="00477F17">
        <w:fldChar w:fldCharType="begin"/>
      </w:r>
      <w:r w:rsidR="00477F17">
        <w:instrText xml:space="preserve"> HYPERLINK \l "_Toc436926881" </w:instrText>
      </w:r>
      <w:r w:rsidR="00477F17">
        <w:fldChar w:fldCharType="separate"/>
      </w:r>
      <w:r w:rsidRPr="006A05BF">
        <w:rPr>
          <w:rStyle w:val="Hyperlink"/>
          <w:rFonts w:eastAsia="Times New Roman"/>
          <w:color w:val="000000" w:themeColor="text1"/>
          <w:u w:val="none"/>
        </w:rPr>
        <w:t>5.1. Design and Simulation</w:t>
      </w:r>
      <w:r w:rsidRPr="006A05BF">
        <w:rPr>
          <w:rStyle w:val="Hyperlink"/>
          <w:color w:val="000000" w:themeColor="text1"/>
          <w:u w:val="none"/>
        </w:rPr>
        <w:t xml:space="preserve"> of Modified SQRT CSLA</w:t>
      </w:r>
      <w:r w:rsidRPr="004F50D4">
        <w:rPr>
          <w:webHidden/>
        </w:rPr>
        <w:tab/>
      </w:r>
      <w:r w:rsidRPr="006A05BF">
        <w:rPr>
          <w:webHidden/>
        </w:rPr>
        <w:fldChar w:fldCharType="begin"/>
      </w:r>
      <w:r w:rsidRPr="004F50D4">
        <w:rPr>
          <w:webHidden/>
        </w:rPr>
        <w:instrText xml:space="preserve"> PAGEREF _Toc436926881 \h </w:instrText>
      </w:r>
      <w:r w:rsidRPr="006A05BF">
        <w:rPr>
          <w:webHidden/>
        </w:rPr>
      </w:r>
      <w:r w:rsidRPr="006A05BF">
        <w:rPr>
          <w:webHidden/>
        </w:rPr>
        <w:fldChar w:fldCharType="separate"/>
      </w:r>
      <w:ins w:id="69" w:author="Sri Shanmukha Naraharisetti" w:date="2015-12-14T13:37:00Z">
        <w:r w:rsidR="00477F17">
          <w:rPr>
            <w:webHidden/>
          </w:rPr>
          <w:t>29</w:t>
        </w:r>
      </w:ins>
      <w:del w:id="70" w:author="Sri Shanmukha Naraharisetti" w:date="2015-12-14T13:35:00Z">
        <w:r w:rsidR="00477F17" w:rsidDel="00477F17">
          <w:rPr>
            <w:webHidden/>
          </w:rPr>
          <w:delText>29</w:delText>
        </w:r>
      </w:del>
      <w:r w:rsidRPr="006A05BF">
        <w:rPr>
          <w:webHidden/>
        </w:rPr>
        <w:fldChar w:fldCharType="end"/>
      </w:r>
      <w:r w:rsidR="00477F17">
        <w:fldChar w:fldCharType="end"/>
      </w:r>
    </w:p>
    <w:p w14:paraId="3BE399C5" w14:textId="4CCB90B7" w:rsidR="004F50D4" w:rsidRPr="004F50D4" w:rsidRDefault="004F50D4">
      <w:pPr>
        <w:pStyle w:val="TOC3"/>
      </w:pPr>
      <w:r w:rsidRPr="004F50D4">
        <w:t xml:space="preserve">        </w:t>
      </w:r>
      <w:r>
        <w:t xml:space="preserve">  </w:t>
      </w:r>
      <w:r w:rsidR="00477F17">
        <w:fldChar w:fldCharType="begin"/>
      </w:r>
      <w:r w:rsidR="00477F17">
        <w:instrText xml:space="preserve"> HYPERLINK \l "_Toc436926882" </w:instrText>
      </w:r>
      <w:r w:rsidR="00477F17">
        <w:fldChar w:fldCharType="separate"/>
      </w:r>
      <w:r w:rsidRPr="006A05BF">
        <w:rPr>
          <w:rStyle w:val="Hyperlink"/>
          <w:rFonts w:eastAsia="Times New Roman"/>
          <w:color w:val="000000" w:themeColor="text1"/>
          <w:u w:val="none"/>
        </w:rPr>
        <w:t>5.1.1. waveforms simulation of modified SQRT CSLA in VCS compiler.</w:t>
      </w:r>
      <w:r w:rsidRPr="004F50D4">
        <w:rPr>
          <w:webHidden/>
        </w:rPr>
        <w:tab/>
      </w:r>
      <w:r w:rsidRPr="006A05BF">
        <w:rPr>
          <w:webHidden/>
        </w:rPr>
        <w:fldChar w:fldCharType="begin"/>
      </w:r>
      <w:r w:rsidRPr="004F50D4">
        <w:rPr>
          <w:webHidden/>
        </w:rPr>
        <w:instrText xml:space="preserve"> PAGEREF _Toc436926882 \h </w:instrText>
      </w:r>
      <w:r w:rsidRPr="006A05BF">
        <w:rPr>
          <w:webHidden/>
        </w:rPr>
      </w:r>
      <w:r w:rsidRPr="006A05BF">
        <w:rPr>
          <w:webHidden/>
        </w:rPr>
        <w:fldChar w:fldCharType="separate"/>
      </w:r>
      <w:ins w:id="71" w:author="Sri Shanmukha Naraharisetti" w:date="2015-12-14T13:37:00Z">
        <w:r w:rsidR="00477F17">
          <w:rPr>
            <w:webHidden/>
          </w:rPr>
          <w:t>29</w:t>
        </w:r>
      </w:ins>
      <w:del w:id="72" w:author="Sri Shanmukha Naraharisetti" w:date="2015-12-14T13:35:00Z">
        <w:r w:rsidR="00477F17" w:rsidDel="00477F17">
          <w:rPr>
            <w:webHidden/>
          </w:rPr>
          <w:delText>29</w:delText>
        </w:r>
      </w:del>
      <w:r w:rsidRPr="006A05BF">
        <w:rPr>
          <w:webHidden/>
        </w:rPr>
        <w:fldChar w:fldCharType="end"/>
      </w:r>
      <w:r w:rsidR="00477F17">
        <w:fldChar w:fldCharType="end"/>
      </w:r>
    </w:p>
    <w:p w14:paraId="258F00EC" w14:textId="77777777" w:rsidR="004F50D4" w:rsidRPr="004F50D4" w:rsidRDefault="004F50D4">
      <w:pPr>
        <w:pStyle w:val="TOC3"/>
      </w:pPr>
      <w:r w:rsidRPr="004F50D4">
        <w:t xml:space="preserve">     </w:t>
      </w:r>
      <w:r w:rsidR="00477F17">
        <w:fldChar w:fldCharType="begin"/>
      </w:r>
      <w:r w:rsidR="00477F17">
        <w:instrText xml:space="preserve"> HYPERLINK \l "_Toc436926884" </w:instrText>
      </w:r>
      <w:r w:rsidR="00477F17">
        <w:fldChar w:fldCharType="separate"/>
      </w:r>
      <w:r w:rsidRPr="006A05BF">
        <w:rPr>
          <w:rStyle w:val="Hyperlink"/>
          <w:color w:val="000000" w:themeColor="text1"/>
          <w:u w:val="none"/>
        </w:rPr>
        <w:t>5.2. Schematics</w:t>
      </w:r>
      <w:r w:rsidRPr="004F50D4">
        <w:rPr>
          <w:webHidden/>
        </w:rPr>
        <w:tab/>
      </w:r>
      <w:r w:rsidRPr="006A05BF">
        <w:rPr>
          <w:webHidden/>
        </w:rPr>
        <w:fldChar w:fldCharType="begin"/>
      </w:r>
      <w:r w:rsidRPr="004F50D4">
        <w:rPr>
          <w:webHidden/>
        </w:rPr>
        <w:instrText xml:space="preserve"> PAGEREF _Toc436926884 \h </w:instrText>
      </w:r>
      <w:r w:rsidRPr="006A05BF">
        <w:rPr>
          <w:webHidden/>
        </w:rPr>
      </w:r>
      <w:r w:rsidRPr="006A05BF">
        <w:rPr>
          <w:webHidden/>
        </w:rPr>
        <w:fldChar w:fldCharType="separate"/>
      </w:r>
      <w:ins w:id="73" w:author="Sri Shanmukha Naraharisetti" w:date="2015-12-14T13:37:00Z">
        <w:r w:rsidR="00477F17">
          <w:rPr>
            <w:webHidden/>
          </w:rPr>
          <w:t>30</w:t>
        </w:r>
      </w:ins>
      <w:del w:id="74" w:author="Sri Shanmukha Naraharisetti" w:date="2015-12-14T13:35:00Z">
        <w:r w:rsidR="00477F17" w:rsidDel="00477F17">
          <w:rPr>
            <w:webHidden/>
          </w:rPr>
          <w:delText>30</w:delText>
        </w:r>
      </w:del>
      <w:r w:rsidRPr="006A05BF">
        <w:rPr>
          <w:webHidden/>
        </w:rPr>
        <w:fldChar w:fldCharType="end"/>
      </w:r>
      <w:r w:rsidR="00477F17">
        <w:fldChar w:fldCharType="end"/>
      </w:r>
    </w:p>
    <w:p w14:paraId="7A2315DA" w14:textId="68D19EF2" w:rsidR="004F50D4" w:rsidRPr="004F50D4" w:rsidRDefault="004F50D4">
      <w:pPr>
        <w:pStyle w:val="TOC3"/>
      </w:pPr>
      <w:r w:rsidRPr="004F50D4">
        <w:t xml:space="preserve">        </w:t>
      </w:r>
      <w:r>
        <w:t xml:space="preserve">  </w:t>
      </w:r>
      <w:r w:rsidR="00477F17">
        <w:fldChar w:fldCharType="begin"/>
      </w:r>
      <w:r w:rsidR="00477F17">
        <w:instrText xml:space="preserve"> HYPERLINK \l "_Toc436926886" </w:instrText>
      </w:r>
      <w:r w:rsidR="00477F17">
        <w:fldChar w:fldCharType="separate"/>
      </w:r>
      <w:r w:rsidRPr="006A05BF">
        <w:rPr>
          <w:rStyle w:val="Hyperlink"/>
          <w:color w:val="000000" w:themeColor="text1"/>
          <w:u w:val="none"/>
        </w:rPr>
        <w:t>5.2.1. schematic view of 16 bit MSQRT CSLA (design compiler).</w:t>
      </w:r>
      <w:r w:rsidRPr="004F50D4">
        <w:rPr>
          <w:webHidden/>
        </w:rPr>
        <w:tab/>
      </w:r>
      <w:r w:rsidRPr="006A05BF">
        <w:rPr>
          <w:webHidden/>
        </w:rPr>
        <w:fldChar w:fldCharType="begin"/>
      </w:r>
      <w:r w:rsidRPr="004F50D4">
        <w:rPr>
          <w:webHidden/>
        </w:rPr>
        <w:instrText xml:space="preserve"> PAGEREF _Toc436926886 \h </w:instrText>
      </w:r>
      <w:r w:rsidRPr="006A05BF">
        <w:rPr>
          <w:webHidden/>
        </w:rPr>
      </w:r>
      <w:r w:rsidRPr="006A05BF">
        <w:rPr>
          <w:webHidden/>
        </w:rPr>
        <w:fldChar w:fldCharType="separate"/>
      </w:r>
      <w:ins w:id="75" w:author="Sri Shanmukha Naraharisetti" w:date="2015-12-14T13:37:00Z">
        <w:r w:rsidR="00477F17">
          <w:rPr>
            <w:webHidden/>
          </w:rPr>
          <w:t>31</w:t>
        </w:r>
      </w:ins>
      <w:del w:id="76" w:author="Sri Shanmukha Naraharisetti" w:date="2015-12-14T13:35:00Z">
        <w:r w:rsidR="00477F17" w:rsidDel="00477F17">
          <w:rPr>
            <w:webHidden/>
          </w:rPr>
          <w:delText>31</w:delText>
        </w:r>
      </w:del>
      <w:r w:rsidRPr="006A05BF">
        <w:rPr>
          <w:webHidden/>
        </w:rPr>
        <w:fldChar w:fldCharType="end"/>
      </w:r>
      <w:r w:rsidR="00477F17">
        <w:fldChar w:fldCharType="end"/>
      </w:r>
    </w:p>
    <w:p w14:paraId="2F0A4E46" w14:textId="05675918" w:rsidR="004F50D4" w:rsidRPr="004F50D4" w:rsidRDefault="004F50D4">
      <w:pPr>
        <w:pStyle w:val="TOC3"/>
      </w:pPr>
      <w:r w:rsidRPr="004F50D4">
        <w:t xml:space="preserve">        </w:t>
      </w:r>
      <w:r>
        <w:t xml:space="preserve">  </w:t>
      </w:r>
      <w:r w:rsidR="00477F17">
        <w:fldChar w:fldCharType="begin"/>
      </w:r>
      <w:r w:rsidR="00477F17">
        <w:instrText xml:space="preserve"> HYPERLINK \l "_Toc436926889" </w:instrText>
      </w:r>
      <w:r w:rsidR="00477F17">
        <w:fldChar w:fldCharType="separate"/>
      </w:r>
      <w:r w:rsidRPr="006A05BF">
        <w:rPr>
          <w:rStyle w:val="Hyperlink"/>
          <w:color w:val="000000" w:themeColor="text1"/>
          <w:u w:val="none"/>
        </w:rPr>
        <w:t>5.2.2. gate level schematic of BEC.</w:t>
      </w:r>
      <w:r w:rsidRPr="004F50D4">
        <w:rPr>
          <w:webHidden/>
        </w:rPr>
        <w:tab/>
      </w:r>
      <w:r w:rsidRPr="006A05BF">
        <w:rPr>
          <w:webHidden/>
        </w:rPr>
        <w:fldChar w:fldCharType="begin"/>
      </w:r>
      <w:r w:rsidRPr="004F50D4">
        <w:rPr>
          <w:webHidden/>
        </w:rPr>
        <w:instrText xml:space="preserve"> PAGEREF _Toc436926889 \h </w:instrText>
      </w:r>
      <w:r w:rsidRPr="006A05BF">
        <w:rPr>
          <w:webHidden/>
        </w:rPr>
      </w:r>
      <w:r w:rsidRPr="006A05BF">
        <w:rPr>
          <w:webHidden/>
        </w:rPr>
        <w:fldChar w:fldCharType="separate"/>
      </w:r>
      <w:ins w:id="77" w:author="Sri Shanmukha Naraharisetti" w:date="2015-12-14T13:37:00Z">
        <w:r w:rsidR="00477F17">
          <w:rPr>
            <w:webHidden/>
          </w:rPr>
          <w:t>33</w:t>
        </w:r>
      </w:ins>
      <w:del w:id="78" w:author="Sri Shanmukha Naraharisetti" w:date="2015-12-14T13:35:00Z">
        <w:r w:rsidR="00477F17" w:rsidDel="00477F17">
          <w:rPr>
            <w:webHidden/>
          </w:rPr>
          <w:delText>33</w:delText>
        </w:r>
      </w:del>
      <w:r w:rsidRPr="006A05BF">
        <w:rPr>
          <w:webHidden/>
        </w:rPr>
        <w:fldChar w:fldCharType="end"/>
      </w:r>
      <w:r w:rsidR="00477F17">
        <w:fldChar w:fldCharType="end"/>
      </w:r>
    </w:p>
    <w:p w14:paraId="3969937E" w14:textId="59A761FF" w:rsidR="004F50D4" w:rsidRPr="004F50D4" w:rsidRDefault="004F50D4">
      <w:pPr>
        <w:pStyle w:val="TOC3"/>
      </w:pPr>
      <w:r w:rsidRPr="004F50D4">
        <w:t xml:space="preserve">        </w:t>
      </w:r>
      <w:r>
        <w:t xml:space="preserve">  </w:t>
      </w:r>
      <w:r w:rsidR="00477F17">
        <w:fldChar w:fldCharType="begin"/>
      </w:r>
      <w:r w:rsidR="00477F17">
        <w:instrText xml:space="preserve"> HYPERLINK \l "_Toc436926891" </w:instrText>
      </w:r>
      <w:r w:rsidR="00477F17">
        <w:fldChar w:fldCharType="separate"/>
      </w:r>
      <w:r w:rsidRPr="006A05BF">
        <w:rPr>
          <w:rStyle w:val="Hyperlink"/>
          <w:color w:val="000000" w:themeColor="text1"/>
          <w:u w:val="none"/>
        </w:rPr>
        <w:t>5.2.3</w:t>
      </w:r>
      <w:r w:rsidRPr="006A05BF">
        <w:rPr>
          <w:rStyle w:val="Hyperlink"/>
          <w:rFonts w:eastAsia="Times New Roman"/>
          <w:color w:val="000000" w:themeColor="text1"/>
          <w:u w:val="none"/>
        </w:rPr>
        <w:t>.</w:t>
      </w:r>
      <w:r w:rsidRPr="006A05BF">
        <w:rPr>
          <w:rStyle w:val="Hyperlink"/>
          <w:color w:val="000000" w:themeColor="text1"/>
          <w:u w:val="none"/>
        </w:rPr>
        <w:t xml:space="preserve"> layout view of 16 bit MSQRT CSLA (IC compiler).</w:t>
      </w:r>
      <w:r w:rsidRPr="004F50D4">
        <w:rPr>
          <w:webHidden/>
        </w:rPr>
        <w:tab/>
      </w:r>
      <w:r w:rsidRPr="006A05BF">
        <w:rPr>
          <w:webHidden/>
        </w:rPr>
        <w:fldChar w:fldCharType="begin"/>
      </w:r>
      <w:r w:rsidRPr="004F50D4">
        <w:rPr>
          <w:webHidden/>
        </w:rPr>
        <w:instrText xml:space="preserve"> PAGEREF _Toc436926891 \h </w:instrText>
      </w:r>
      <w:r w:rsidRPr="006A05BF">
        <w:rPr>
          <w:webHidden/>
        </w:rPr>
      </w:r>
      <w:r w:rsidRPr="006A05BF">
        <w:rPr>
          <w:webHidden/>
        </w:rPr>
        <w:fldChar w:fldCharType="separate"/>
      </w:r>
      <w:ins w:id="79" w:author="Sri Shanmukha Naraharisetti" w:date="2015-12-14T13:37:00Z">
        <w:r w:rsidR="00477F17">
          <w:rPr>
            <w:webHidden/>
          </w:rPr>
          <w:t>34</w:t>
        </w:r>
      </w:ins>
      <w:del w:id="80" w:author="Sri Shanmukha Naraharisetti" w:date="2015-12-14T13:35:00Z">
        <w:r w:rsidR="00477F17" w:rsidDel="00477F17">
          <w:rPr>
            <w:webHidden/>
          </w:rPr>
          <w:delText>34</w:delText>
        </w:r>
      </w:del>
      <w:r w:rsidRPr="006A05BF">
        <w:rPr>
          <w:webHidden/>
        </w:rPr>
        <w:fldChar w:fldCharType="end"/>
      </w:r>
      <w:r w:rsidR="00477F17">
        <w:fldChar w:fldCharType="end"/>
      </w:r>
    </w:p>
    <w:p w14:paraId="224C2E3A" w14:textId="292B3FA1" w:rsidR="004F50D4" w:rsidRPr="004F50D4" w:rsidRDefault="004F50D4">
      <w:pPr>
        <w:pStyle w:val="TOC3"/>
      </w:pPr>
      <w:r>
        <w:t xml:space="preserve">     </w:t>
      </w:r>
      <w:r w:rsidR="00477F17">
        <w:fldChar w:fldCharType="begin"/>
      </w:r>
      <w:r w:rsidR="00477F17">
        <w:instrText xml:space="preserve"> HYPERLINK \l "_Toc436926893" </w:instrText>
      </w:r>
      <w:r w:rsidR="00477F17">
        <w:fldChar w:fldCharType="separate"/>
      </w:r>
      <w:r w:rsidRPr="006A05BF">
        <w:rPr>
          <w:rStyle w:val="Hyperlink"/>
          <w:color w:val="000000" w:themeColor="text1"/>
          <w:u w:val="none"/>
        </w:rPr>
        <w:t>5.3. Power, Area and Timing Reports of MSQRT CSLA</w:t>
      </w:r>
      <w:r w:rsidRPr="004F50D4">
        <w:rPr>
          <w:webHidden/>
        </w:rPr>
        <w:tab/>
      </w:r>
      <w:r w:rsidRPr="006A05BF">
        <w:rPr>
          <w:webHidden/>
        </w:rPr>
        <w:fldChar w:fldCharType="begin"/>
      </w:r>
      <w:r w:rsidRPr="004F50D4">
        <w:rPr>
          <w:webHidden/>
        </w:rPr>
        <w:instrText xml:space="preserve"> PAGEREF _Toc436926893 \h </w:instrText>
      </w:r>
      <w:r w:rsidRPr="006A05BF">
        <w:rPr>
          <w:webHidden/>
        </w:rPr>
      </w:r>
      <w:r w:rsidRPr="006A05BF">
        <w:rPr>
          <w:webHidden/>
        </w:rPr>
        <w:fldChar w:fldCharType="separate"/>
      </w:r>
      <w:ins w:id="81" w:author="Sri Shanmukha Naraharisetti" w:date="2015-12-14T13:37:00Z">
        <w:r w:rsidR="00477F17">
          <w:rPr>
            <w:webHidden/>
          </w:rPr>
          <w:t>35</w:t>
        </w:r>
      </w:ins>
      <w:del w:id="82" w:author="Sri Shanmukha Naraharisetti" w:date="2015-12-14T13:35:00Z">
        <w:r w:rsidR="00477F17" w:rsidDel="00477F17">
          <w:rPr>
            <w:webHidden/>
          </w:rPr>
          <w:delText>35</w:delText>
        </w:r>
      </w:del>
      <w:r w:rsidRPr="006A05BF">
        <w:rPr>
          <w:webHidden/>
        </w:rPr>
        <w:fldChar w:fldCharType="end"/>
      </w:r>
      <w:r w:rsidR="00477F17">
        <w:fldChar w:fldCharType="end"/>
      </w:r>
    </w:p>
    <w:p w14:paraId="5F963EA9" w14:textId="37D74CBB" w:rsidR="004F50D4" w:rsidRPr="004F50D4" w:rsidRDefault="004F50D4">
      <w:pPr>
        <w:pStyle w:val="TOC3"/>
      </w:pPr>
      <w:r w:rsidRPr="004F50D4">
        <w:lastRenderedPageBreak/>
        <w:t xml:space="preserve">        </w:t>
      </w:r>
      <w:r>
        <w:t xml:space="preserve">  </w:t>
      </w:r>
      <w:r w:rsidR="00477F17">
        <w:fldChar w:fldCharType="begin"/>
      </w:r>
      <w:r w:rsidR="00477F17">
        <w:instrText xml:space="preserve"> HYPERLINK \l "_Toc436926894" </w:instrText>
      </w:r>
      <w:r w:rsidR="00477F17">
        <w:fldChar w:fldCharType="separate"/>
      </w:r>
      <w:r w:rsidRPr="006A05BF">
        <w:rPr>
          <w:rStyle w:val="Hyperlink"/>
          <w:color w:val="000000" w:themeColor="text1"/>
          <w:u w:val="none"/>
        </w:rPr>
        <w:t xml:space="preserve">5.3.1. power consumed by the MSQRT CSLA module (power analysis </w:t>
      </w:r>
      <w:r w:rsidRPr="004F50D4">
        <w:t>report).</w:t>
      </w:r>
      <w:r w:rsidRPr="006A05BF">
        <w:rPr>
          <w:rStyle w:val="Hyperlink"/>
          <w:color w:val="000000" w:themeColor="text1"/>
          <w:u w:val="none"/>
        </w:rPr>
        <w:t xml:space="preserve"> </w:t>
      </w:r>
      <w:r>
        <w:rPr>
          <w:rStyle w:val="Hyperlink"/>
          <w:color w:val="000000" w:themeColor="text1"/>
          <w:u w:val="none"/>
        </w:rPr>
        <w:t>..</w:t>
      </w:r>
      <w:r w:rsidRPr="006A05BF">
        <w:rPr>
          <w:webHidden/>
        </w:rPr>
        <w:fldChar w:fldCharType="begin"/>
      </w:r>
      <w:r w:rsidRPr="004F50D4">
        <w:rPr>
          <w:webHidden/>
        </w:rPr>
        <w:instrText xml:space="preserve"> PAGEREF _Toc436926893 \h </w:instrText>
      </w:r>
      <w:r w:rsidRPr="006A05BF">
        <w:rPr>
          <w:webHidden/>
        </w:rPr>
      </w:r>
      <w:r w:rsidRPr="006A05BF">
        <w:rPr>
          <w:webHidden/>
        </w:rPr>
        <w:fldChar w:fldCharType="separate"/>
      </w:r>
      <w:ins w:id="83" w:author="Sri Shanmukha Naraharisetti" w:date="2015-12-14T13:37:00Z">
        <w:r w:rsidR="00477F17">
          <w:rPr>
            <w:webHidden/>
          </w:rPr>
          <w:t>35</w:t>
        </w:r>
      </w:ins>
      <w:del w:id="84" w:author="Sri Shanmukha Naraharisetti" w:date="2015-12-14T13:35:00Z">
        <w:r w:rsidR="00477F17" w:rsidDel="00477F17">
          <w:rPr>
            <w:webHidden/>
          </w:rPr>
          <w:delText>35</w:delText>
        </w:r>
      </w:del>
      <w:r w:rsidRPr="006A05BF">
        <w:rPr>
          <w:webHidden/>
        </w:rPr>
        <w:fldChar w:fldCharType="end"/>
      </w:r>
      <w:r w:rsidRPr="006A05BF">
        <w:rPr>
          <w:rStyle w:val="Hyperlink"/>
          <w:color w:val="000000" w:themeColor="text1"/>
          <w:u w:val="none"/>
        </w:rPr>
        <w:t xml:space="preserve">      </w:t>
      </w:r>
      <w:r w:rsidR="00477F17">
        <w:rPr>
          <w:rStyle w:val="Hyperlink"/>
          <w:color w:val="000000" w:themeColor="text1"/>
          <w:u w:val="none"/>
        </w:rPr>
        <w:fldChar w:fldCharType="end"/>
      </w:r>
    </w:p>
    <w:p w14:paraId="21EEC033" w14:textId="330971A1" w:rsidR="004F50D4" w:rsidRPr="004F50D4" w:rsidRDefault="004F50D4">
      <w:pPr>
        <w:pStyle w:val="TOC3"/>
      </w:pPr>
      <w:r w:rsidRPr="004F50D4">
        <w:t xml:space="preserve">        </w:t>
      </w:r>
      <w:r>
        <w:t xml:space="preserve">  </w:t>
      </w:r>
      <w:r w:rsidR="00477F17">
        <w:fldChar w:fldCharType="begin"/>
      </w:r>
      <w:r w:rsidR="00477F17">
        <w:instrText xml:space="preserve"> HYPERLINK \l "_Toc436926896" </w:instrText>
      </w:r>
      <w:r w:rsidR="00477F17">
        <w:fldChar w:fldCharType="separate"/>
      </w:r>
      <w:r w:rsidRPr="006A05BF">
        <w:rPr>
          <w:rStyle w:val="Hyperlink"/>
          <w:color w:val="000000" w:themeColor="text1"/>
          <w:u w:val="none"/>
        </w:rPr>
        <w:t>5.3.2. area evaluation of MSQRT CSLA module.</w:t>
      </w:r>
      <w:r w:rsidRPr="004F50D4">
        <w:rPr>
          <w:webHidden/>
        </w:rPr>
        <w:tab/>
      </w:r>
      <w:r w:rsidRPr="006A05BF">
        <w:rPr>
          <w:webHidden/>
        </w:rPr>
        <w:fldChar w:fldCharType="begin"/>
      </w:r>
      <w:r w:rsidRPr="004F50D4">
        <w:rPr>
          <w:webHidden/>
        </w:rPr>
        <w:instrText xml:space="preserve"> PAGEREF _Toc436926896 \h </w:instrText>
      </w:r>
      <w:r w:rsidRPr="006A05BF">
        <w:rPr>
          <w:webHidden/>
        </w:rPr>
      </w:r>
      <w:r w:rsidRPr="006A05BF">
        <w:rPr>
          <w:webHidden/>
        </w:rPr>
        <w:fldChar w:fldCharType="separate"/>
      </w:r>
      <w:ins w:id="85" w:author="Sri Shanmukha Naraharisetti" w:date="2015-12-14T13:37:00Z">
        <w:r w:rsidR="00477F17">
          <w:rPr>
            <w:webHidden/>
          </w:rPr>
          <w:t>36</w:t>
        </w:r>
      </w:ins>
      <w:del w:id="86" w:author="Sri Shanmukha Naraharisetti" w:date="2015-12-14T13:35:00Z">
        <w:r w:rsidR="00477F17" w:rsidDel="00477F17">
          <w:rPr>
            <w:webHidden/>
          </w:rPr>
          <w:delText>36</w:delText>
        </w:r>
      </w:del>
      <w:r w:rsidRPr="006A05BF">
        <w:rPr>
          <w:webHidden/>
        </w:rPr>
        <w:fldChar w:fldCharType="end"/>
      </w:r>
      <w:r w:rsidR="00477F17">
        <w:fldChar w:fldCharType="end"/>
      </w:r>
    </w:p>
    <w:p w14:paraId="5F502018" w14:textId="42E70075" w:rsidR="004F50D4" w:rsidRPr="004F50D4" w:rsidRDefault="004F50D4">
      <w:pPr>
        <w:pStyle w:val="TOC3"/>
      </w:pPr>
      <w:r w:rsidRPr="004F50D4">
        <w:t xml:space="preserve">        </w:t>
      </w:r>
      <w:r>
        <w:t xml:space="preserve">  </w:t>
      </w:r>
      <w:r w:rsidR="00477F17">
        <w:fldChar w:fldCharType="begin"/>
      </w:r>
      <w:r w:rsidR="00477F17">
        <w:instrText xml:space="preserve"> HYPERLINK \l "_Toc436926898" </w:instrText>
      </w:r>
      <w:r w:rsidR="00477F17">
        <w:fldChar w:fldCharType="separate"/>
      </w:r>
      <w:r w:rsidRPr="006A05BF">
        <w:rPr>
          <w:rStyle w:val="Hyperlink"/>
          <w:color w:val="000000" w:themeColor="text1"/>
          <w:u w:val="none"/>
        </w:rPr>
        <w:t>5.3.3. timing report of MSQRT CSLA module.</w:t>
      </w:r>
      <w:r w:rsidRPr="004F50D4">
        <w:rPr>
          <w:webHidden/>
        </w:rPr>
        <w:tab/>
      </w:r>
      <w:r w:rsidRPr="006A05BF">
        <w:rPr>
          <w:webHidden/>
        </w:rPr>
        <w:fldChar w:fldCharType="begin"/>
      </w:r>
      <w:r w:rsidRPr="004F50D4">
        <w:rPr>
          <w:webHidden/>
        </w:rPr>
        <w:instrText xml:space="preserve"> PAGEREF _Toc436926898 \h </w:instrText>
      </w:r>
      <w:r w:rsidRPr="006A05BF">
        <w:rPr>
          <w:webHidden/>
        </w:rPr>
      </w:r>
      <w:r w:rsidRPr="006A05BF">
        <w:rPr>
          <w:webHidden/>
        </w:rPr>
        <w:fldChar w:fldCharType="separate"/>
      </w:r>
      <w:ins w:id="87" w:author="Sri Shanmukha Naraharisetti" w:date="2015-12-14T13:37:00Z">
        <w:r w:rsidR="00477F17">
          <w:rPr>
            <w:webHidden/>
          </w:rPr>
          <w:t>37</w:t>
        </w:r>
      </w:ins>
      <w:del w:id="88" w:author="Sri Shanmukha Naraharisetti" w:date="2015-12-14T13:35:00Z">
        <w:r w:rsidR="00477F17" w:rsidDel="00477F17">
          <w:rPr>
            <w:webHidden/>
          </w:rPr>
          <w:delText>37</w:delText>
        </w:r>
      </w:del>
      <w:r w:rsidRPr="006A05BF">
        <w:rPr>
          <w:webHidden/>
        </w:rPr>
        <w:fldChar w:fldCharType="end"/>
      </w:r>
      <w:r w:rsidR="00477F17">
        <w:fldChar w:fldCharType="end"/>
      </w:r>
    </w:p>
    <w:p w14:paraId="1FEC2212" w14:textId="2042EF67" w:rsidR="004F50D4" w:rsidRPr="004F50D4" w:rsidRDefault="004F50D4">
      <w:pPr>
        <w:pStyle w:val="TOC3"/>
      </w:pPr>
      <w:r w:rsidRPr="004F50D4">
        <w:t xml:space="preserve">        </w:t>
      </w:r>
      <w:r>
        <w:t xml:space="preserve">  </w:t>
      </w:r>
      <w:r w:rsidR="00477F17">
        <w:fldChar w:fldCharType="begin"/>
      </w:r>
      <w:r w:rsidR="00477F17">
        <w:instrText xml:space="preserve"> HYPERLINK \l "_Toc436926900" </w:instrText>
      </w:r>
      <w:r w:rsidR="00477F17">
        <w:fldChar w:fldCharType="separate"/>
      </w:r>
      <w:r w:rsidRPr="006A05BF">
        <w:rPr>
          <w:rStyle w:val="Hyperlink"/>
          <w:color w:val="000000" w:themeColor="text1"/>
          <w:u w:val="none"/>
        </w:rPr>
        <w:t>5.3.4. table comparing my results with others results.</w:t>
      </w:r>
      <w:r w:rsidRPr="004F50D4">
        <w:rPr>
          <w:webHidden/>
        </w:rPr>
        <w:tab/>
      </w:r>
      <w:r w:rsidRPr="006A05BF">
        <w:rPr>
          <w:webHidden/>
        </w:rPr>
        <w:fldChar w:fldCharType="begin"/>
      </w:r>
      <w:r w:rsidRPr="004F50D4">
        <w:rPr>
          <w:webHidden/>
        </w:rPr>
        <w:instrText xml:space="preserve"> PAGEREF _Toc436926900 \h </w:instrText>
      </w:r>
      <w:r w:rsidRPr="006A05BF">
        <w:rPr>
          <w:webHidden/>
        </w:rPr>
      </w:r>
      <w:r w:rsidRPr="006A05BF">
        <w:rPr>
          <w:webHidden/>
        </w:rPr>
        <w:fldChar w:fldCharType="separate"/>
      </w:r>
      <w:ins w:id="89" w:author="Sri Shanmukha Naraharisetti" w:date="2015-12-14T13:37:00Z">
        <w:r w:rsidR="00477F17">
          <w:rPr>
            <w:webHidden/>
          </w:rPr>
          <w:t>38</w:t>
        </w:r>
      </w:ins>
      <w:del w:id="90" w:author="Sri Shanmukha Naraharisetti" w:date="2015-12-14T13:35:00Z">
        <w:r w:rsidR="00477F17" w:rsidDel="00477F17">
          <w:rPr>
            <w:webHidden/>
          </w:rPr>
          <w:delText>38</w:delText>
        </w:r>
      </w:del>
      <w:r w:rsidRPr="006A05BF">
        <w:rPr>
          <w:webHidden/>
        </w:rPr>
        <w:fldChar w:fldCharType="end"/>
      </w:r>
      <w:r w:rsidR="00477F17">
        <w:fldChar w:fldCharType="end"/>
      </w:r>
    </w:p>
    <w:p w14:paraId="40E3CEDA" w14:textId="3DD2B344" w:rsidR="004F50D4" w:rsidRPr="004F50D4" w:rsidRDefault="004F50D4">
      <w:pPr>
        <w:pStyle w:val="TOC3"/>
      </w:pPr>
      <w:r>
        <w:t xml:space="preserve">     </w:t>
      </w:r>
      <w:r w:rsidR="003A3A91">
        <w:fldChar w:fldCharType="begin"/>
      </w:r>
      <w:r w:rsidR="003A3A91">
        <w:instrText xml:space="preserve"> HYPERLINK \l "_Toc436926902" </w:instrText>
      </w:r>
      <w:r w:rsidR="003A3A91">
        <w:fldChar w:fldCharType="separate"/>
      </w:r>
      <w:r w:rsidRPr="006A05BF">
        <w:rPr>
          <w:rStyle w:val="Hyperlink"/>
          <w:color w:val="000000" w:themeColor="text1"/>
          <w:u w:val="none"/>
        </w:rPr>
        <w:t xml:space="preserve">5.4. Graph </w:t>
      </w:r>
      <w:ins w:id="91" w:author="HP" w:date="2015-12-14T13:11:00Z">
        <w:r w:rsidR="006B5AD6">
          <w:rPr>
            <w:rStyle w:val="Hyperlink"/>
            <w:color w:val="000000" w:themeColor="text1"/>
            <w:u w:val="none"/>
          </w:rPr>
          <w:t>C</w:t>
        </w:r>
      </w:ins>
      <w:del w:id="92" w:author="HP" w:date="2015-12-14T13:11:00Z">
        <w:r w:rsidRPr="006A05BF" w:rsidDel="006B5AD6">
          <w:rPr>
            <w:rStyle w:val="Hyperlink"/>
            <w:color w:val="000000" w:themeColor="text1"/>
            <w:u w:val="none"/>
          </w:rPr>
          <w:delText>c</w:delText>
        </w:r>
      </w:del>
      <w:r w:rsidRPr="006A05BF">
        <w:rPr>
          <w:rStyle w:val="Hyperlink"/>
          <w:color w:val="000000" w:themeColor="text1"/>
          <w:u w:val="none"/>
        </w:rPr>
        <w:t xml:space="preserve">omparing the Power, Area and Timing of both </w:t>
      </w:r>
      <w:ins w:id="93" w:author="HP" w:date="2015-12-14T13:11:00Z">
        <w:r w:rsidR="006B5AD6">
          <w:rPr>
            <w:rStyle w:val="Hyperlink"/>
            <w:color w:val="000000" w:themeColor="text1"/>
            <w:u w:val="none"/>
          </w:rPr>
          <w:t>M</w:t>
        </w:r>
      </w:ins>
      <w:del w:id="94" w:author="HP" w:date="2015-12-14T13:11:00Z">
        <w:r w:rsidRPr="006A05BF" w:rsidDel="006B5AD6">
          <w:rPr>
            <w:rStyle w:val="Hyperlink"/>
            <w:color w:val="000000" w:themeColor="text1"/>
            <w:u w:val="none"/>
          </w:rPr>
          <w:delText>m</w:delText>
        </w:r>
      </w:del>
      <w:r w:rsidRPr="006A05BF">
        <w:rPr>
          <w:rStyle w:val="Hyperlink"/>
          <w:color w:val="000000" w:themeColor="text1"/>
          <w:u w:val="none"/>
        </w:rPr>
        <w:t>odels</w:t>
      </w:r>
      <w:r w:rsidRPr="004F50D4">
        <w:rPr>
          <w:webHidden/>
        </w:rPr>
        <w:tab/>
      </w:r>
      <w:r w:rsidRPr="006A05BF">
        <w:rPr>
          <w:webHidden/>
        </w:rPr>
        <w:fldChar w:fldCharType="begin"/>
      </w:r>
      <w:r w:rsidRPr="004F50D4">
        <w:rPr>
          <w:webHidden/>
        </w:rPr>
        <w:instrText xml:space="preserve"> PAGEREF _Toc436926902 \h </w:instrText>
      </w:r>
      <w:r w:rsidRPr="006A05BF">
        <w:rPr>
          <w:webHidden/>
        </w:rPr>
      </w:r>
      <w:r w:rsidRPr="006A05BF">
        <w:rPr>
          <w:webHidden/>
        </w:rPr>
        <w:fldChar w:fldCharType="separate"/>
      </w:r>
      <w:ins w:id="95" w:author="Sri Shanmukha Naraharisetti" w:date="2015-12-14T13:37:00Z">
        <w:r w:rsidR="00477F17">
          <w:rPr>
            <w:webHidden/>
          </w:rPr>
          <w:t>40</w:t>
        </w:r>
      </w:ins>
      <w:del w:id="96" w:author="Sri Shanmukha Naraharisetti" w:date="2015-12-14T13:35:00Z">
        <w:r w:rsidR="00477F17" w:rsidDel="00477F17">
          <w:rPr>
            <w:webHidden/>
          </w:rPr>
          <w:delText>40</w:delText>
        </w:r>
      </w:del>
      <w:r w:rsidRPr="006A05BF">
        <w:rPr>
          <w:webHidden/>
        </w:rPr>
        <w:fldChar w:fldCharType="end"/>
      </w:r>
      <w:r w:rsidR="003A3A91">
        <w:fldChar w:fldCharType="end"/>
      </w:r>
    </w:p>
    <w:p w14:paraId="7E835184" w14:textId="54035E3B" w:rsidR="004F50D4" w:rsidRPr="004F50D4" w:rsidRDefault="004F50D4">
      <w:pPr>
        <w:pStyle w:val="TOC3"/>
      </w:pPr>
      <w:r w:rsidRPr="004F50D4">
        <w:t xml:space="preserve">        </w:t>
      </w:r>
      <w:r>
        <w:t xml:space="preserve">  </w:t>
      </w:r>
      <w:r w:rsidR="00477F17">
        <w:fldChar w:fldCharType="begin"/>
      </w:r>
      <w:r w:rsidR="00477F17">
        <w:instrText xml:space="preserve"> HYPERLINK \l "_Toc436926903" </w:instrText>
      </w:r>
      <w:r w:rsidR="00477F17">
        <w:fldChar w:fldCharType="separate"/>
      </w:r>
      <w:r w:rsidRPr="006A05BF">
        <w:rPr>
          <w:rStyle w:val="Hyperlink"/>
          <w:color w:val="000000" w:themeColor="text1"/>
          <w:u w:val="none"/>
        </w:rPr>
        <w:t>5.4.1. graph comparing the area of SQRT CSLA and MSQRT CSLA.</w:t>
      </w:r>
      <w:r w:rsidRPr="004F50D4">
        <w:rPr>
          <w:webHidden/>
        </w:rPr>
        <w:tab/>
      </w:r>
      <w:r w:rsidRPr="006A05BF">
        <w:rPr>
          <w:webHidden/>
        </w:rPr>
        <w:fldChar w:fldCharType="begin"/>
      </w:r>
      <w:r w:rsidRPr="004F50D4">
        <w:rPr>
          <w:webHidden/>
        </w:rPr>
        <w:instrText xml:space="preserve"> PAGEREF _Toc436926903 \h </w:instrText>
      </w:r>
      <w:r w:rsidRPr="006A05BF">
        <w:rPr>
          <w:webHidden/>
        </w:rPr>
      </w:r>
      <w:r w:rsidRPr="006A05BF">
        <w:rPr>
          <w:webHidden/>
        </w:rPr>
        <w:fldChar w:fldCharType="separate"/>
      </w:r>
      <w:ins w:id="97" w:author="Sri Shanmukha Naraharisetti" w:date="2015-12-14T13:37:00Z">
        <w:r w:rsidR="00477F17">
          <w:rPr>
            <w:webHidden/>
          </w:rPr>
          <w:t>40</w:t>
        </w:r>
      </w:ins>
      <w:del w:id="98" w:author="Sri Shanmukha Naraharisetti" w:date="2015-12-14T13:35:00Z">
        <w:r w:rsidR="00477F17" w:rsidDel="00477F17">
          <w:rPr>
            <w:webHidden/>
          </w:rPr>
          <w:delText>40</w:delText>
        </w:r>
      </w:del>
      <w:r w:rsidRPr="006A05BF">
        <w:rPr>
          <w:webHidden/>
        </w:rPr>
        <w:fldChar w:fldCharType="end"/>
      </w:r>
      <w:r w:rsidR="00477F17">
        <w:fldChar w:fldCharType="end"/>
      </w:r>
    </w:p>
    <w:p w14:paraId="0EDB2A5E" w14:textId="0ABAE922" w:rsidR="004F50D4" w:rsidRPr="004F50D4" w:rsidRDefault="004F50D4">
      <w:pPr>
        <w:pStyle w:val="TOC3"/>
      </w:pPr>
      <w:r w:rsidRPr="004F50D4">
        <w:t xml:space="preserve">        </w:t>
      </w:r>
      <w:r>
        <w:t xml:space="preserve">  </w:t>
      </w:r>
      <w:r w:rsidR="006E3031">
        <w:fldChar w:fldCharType="begin"/>
      </w:r>
      <w:r w:rsidR="006E3031">
        <w:instrText xml:space="preserve"> HYPERLINK \l "_Toc436926906" </w:instrText>
      </w:r>
      <w:r w:rsidR="006E3031">
        <w:fldChar w:fldCharType="separate"/>
      </w:r>
      <w:r w:rsidRPr="006A05BF">
        <w:rPr>
          <w:rStyle w:val="Hyperlink"/>
          <w:color w:val="000000" w:themeColor="text1"/>
          <w:u w:val="none"/>
        </w:rPr>
        <w:t>5.4.2. graph comparing the power of SQRT CSLA and MSQRT CSLA.</w:t>
      </w:r>
      <w:r w:rsidRPr="004F50D4">
        <w:rPr>
          <w:webHidden/>
        </w:rPr>
        <w:tab/>
      </w:r>
      <w:r w:rsidRPr="006A05BF">
        <w:rPr>
          <w:webHidden/>
        </w:rPr>
        <w:fldChar w:fldCharType="begin"/>
      </w:r>
      <w:r w:rsidRPr="004F50D4">
        <w:rPr>
          <w:webHidden/>
        </w:rPr>
        <w:instrText xml:space="preserve"> PAGEREF _Toc436926906 \h </w:instrText>
      </w:r>
      <w:r w:rsidRPr="006A05BF">
        <w:rPr>
          <w:webHidden/>
        </w:rPr>
      </w:r>
      <w:r w:rsidRPr="006A05BF">
        <w:rPr>
          <w:webHidden/>
        </w:rPr>
        <w:fldChar w:fldCharType="separate"/>
      </w:r>
      <w:ins w:id="99" w:author="Sri Shanmukha Naraharisetti" w:date="2015-12-14T13:37:00Z">
        <w:r w:rsidR="00477F17">
          <w:rPr>
            <w:webHidden/>
          </w:rPr>
          <w:t>41</w:t>
        </w:r>
      </w:ins>
      <w:ins w:id="100" w:author="LC02" w:date="2015-12-10T13:19:00Z">
        <w:del w:id="101" w:author="Sri Shanmukha Naraharisetti" w:date="2015-12-14T13:31:00Z">
          <w:r w:rsidR="00354033" w:rsidDel="00477F17">
            <w:rPr>
              <w:webHidden/>
            </w:rPr>
            <w:delText>41</w:delText>
          </w:r>
        </w:del>
      </w:ins>
      <w:del w:id="102" w:author="Sri Shanmukha Naraharisetti" w:date="2015-12-14T13:31:00Z">
        <w:r w:rsidRPr="004F50D4" w:rsidDel="00477F17">
          <w:rPr>
            <w:webHidden/>
          </w:rPr>
          <w:delText>4</w:delText>
        </w:r>
      </w:del>
      <w:r w:rsidRPr="006A05BF">
        <w:rPr>
          <w:webHidden/>
        </w:rPr>
        <w:fldChar w:fldCharType="end"/>
      </w:r>
      <w:r w:rsidR="006E3031">
        <w:fldChar w:fldCharType="end"/>
      </w:r>
      <w:del w:id="103" w:author="LC02" w:date="2015-12-10T13:11:00Z">
        <w:r w:rsidR="00593FF0" w:rsidDel="00276124">
          <w:delText>1</w:delText>
        </w:r>
      </w:del>
    </w:p>
    <w:p w14:paraId="08F523E8" w14:textId="555FB8BC" w:rsidR="004F50D4" w:rsidRPr="004F50D4" w:rsidRDefault="004F50D4">
      <w:pPr>
        <w:pStyle w:val="TOC3"/>
      </w:pPr>
      <w:r w:rsidRPr="004F50D4">
        <w:t xml:space="preserve">        </w:t>
      </w:r>
      <w:r>
        <w:t xml:space="preserve">  </w:t>
      </w:r>
      <w:r w:rsidR="006E3031">
        <w:fldChar w:fldCharType="begin"/>
      </w:r>
      <w:r w:rsidR="006E3031">
        <w:instrText xml:space="preserve"> HYPERLINK \l "_Toc436926909" </w:instrText>
      </w:r>
      <w:r w:rsidR="006E3031">
        <w:fldChar w:fldCharType="separate"/>
      </w:r>
      <w:r w:rsidRPr="006A05BF">
        <w:rPr>
          <w:rStyle w:val="Hyperlink"/>
          <w:color w:val="000000" w:themeColor="text1"/>
          <w:u w:val="none"/>
        </w:rPr>
        <w:t>5.4.3. graph comparing the timing of SQRT CSLA and MSQRT CSLA.</w:t>
      </w:r>
      <w:r w:rsidRPr="004F50D4">
        <w:rPr>
          <w:webHidden/>
        </w:rPr>
        <w:tab/>
      </w:r>
      <w:r w:rsidRPr="006A05BF">
        <w:rPr>
          <w:webHidden/>
        </w:rPr>
        <w:fldChar w:fldCharType="begin"/>
      </w:r>
      <w:r w:rsidRPr="004F50D4">
        <w:rPr>
          <w:webHidden/>
        </w:rPr>
        <w:instrText xml:space="preserve"> PAGEREF _Toc436926909 \h </w:instrText>
      </w:r>
      <w:r w:rsidRPr="006A05BF">
        <w:rPr>
          <w:webHidden/>
        </w:rPr>
      </w:r>
      <w:r w:rsidRPr="006A05BF">
        <w:rPr>
          <w:webHidden/>
        </w:rPr>
        <w:fldChar w:fldCharType="separate"/>
      </w:r>
      <w:ins w:id="104" w:author="Sri Shanmukha Naraharisetti" w:date="2015-12-14T13:37:00Z">
        <w:r w:rsidR="00477F17">
          <w:rPr>
            <w:webHidden/>
          </w:rPr>
          <w:t>42</w:t>
        </w:r>
      </w:ins>
      <w:ins w:id="105" w:author="LC02" w:date="2015-12-10T13:19:00Z">
        <w:del w:id="106" w:author="Sri Shanmukha Naraharisetti" w:date="2015-12-14T13:31:00Z">
          <w:r w:rsidR="00354033" w:rsidDel="00477F17">
            <w:rPr>
              <w:webHidden/>
            </w:rPr>
            <w:delText>42</w:delText>
          </w:r>
        </w:del>
      </w:ins>
      <w:del w:id="107" w:author="Sri Shanmukha Naraharisetti" w:date="2015-12-14T13:31:00Z">
        <w:r w:rsidRPr="004F50D4" w:rsidDel="00477F17">
          <w:rPr>
            <w:webHidden/>
          </w:rPr>
          <w:delText>4</w:delText>
        </w:r>
        <w:r w:rsidR="00593FF0" w:rsidDel="00477F17">
          <w:rPr>
            <w:webHidden/>
          </w:rPr>
          <w:delText>2</w:delText>
        </w:r>
      </w:del>
      <w:r w:rsidRPr="006A05BF">
        <w:rPr>
          <w:webHidden/>
        </w:rPr>
        <w:fldChar w:fldCharType="end"/>
      </w:r>
      <w:r w:rsidR="006E3031">
        <w:fldChar w:fldCharType="end"/>
      </w:r>
    </w:p>
    <w:p w14:paraId="3F6F20E5" w14:textId="0C8EC2DD" w:rsidR="004F50D4" w:rsidRPr="004F50D4" w:rsidRDefault="006E3031">
      <w:pPr>
        <w:pStyle w:val="TOC3"/>
      </w:pPr>
      <w:r>
        <w:fldChar w:fldCharType="begin"/>
      </w:r>
      <w:r>
        <w:instrText xml:space="preserve"> HYPERLINK \l "_Toc436926912" </w:instrText>
      </w:r>
      <w:r>
        <w:fldChar w:fldCharType="separate"/>
      </w:r>
      <w:r w:rsidR="004F50D4" w:rsidRPr="006A05BF">
        <w:rPr>
          <w:rStyle w:val="Hyperlink"/>
          <w:color w:val="000000" w:themeColor="text1"/>
          <w:u w:val="none"/>
        </w:rPr>
        <w:t>6. Conclusion and Future Work</w:t>
      </w:r>
      <w:r w:rsidR="004F50D4" w:rsidRPr="004F50D4">
        <w:rPr>
          <w:webHidden/>
        </w:rPr>
        <w:tab/>
      </w:r>
      <w:r w:rsidR="004F50D4" w:rsidRPr="006A05BF">
        <w:rPr>
          <w:webHidden/>
        </w:rPr>
        <w:fldChar w:fldCharType="begin"/>
      </w:r>
      <w:r w:rsidR="004F50D4" w:rsidRPr="004F50D4">
        <w:rPr>
          <w:webHidden/>
        </w:rPr>
        <w:instrText xml:space="preserve"> PAGEREF _Toc436926912 \h </w:instrText>
      </w:r>
      <w:r w:rsidR="004F50D4" w:rsidRPr="006A05BF">
        <w:rPr>
          <w:webHidden/>
        </w:rPr>
      </w:r>
      <w:r w:rsidR="004F50D4" w:rsidRPr="006A05BF">
        <w:rPr>
          <w:webHidden/>
        </w:rPr>
        <w:fldChar w:fldCharType="separate"/>
      </w:r>
      <w:ins w:id="108" w:author="Sri Shanmukha Naraharisetti" w:date="2015-12-14T13:37:00Z">
        <w:r w:rsidR="00477F17">
          <w:rPr>
            <w:webHidden/>
          </w:rPr>
          <w:t>44</w:t>
        </w:r>
      </w:ins>
      <w:ins w:id="109" w:author="LC02" w:date="2015-12-10T13:19:00Z">
        <w:del w:id="110" w:author="Sri Shanmukha Naraharisetti" w:date="2015-12-14T13:31:00Z">
          <w:r w:rsidR="00354033" w:rsidDel="00477F17">
            <w:rPr>
              <w:webHidden/>
            </w:rPr>
            <w:delText>44</w:delText>
          </w:r>
        </w:del>
      </w:ins>
      <w:del w:id="111" w:author="Sri Shanmukha Naraharisetti" w:date="2015-12-14T13:31:00Z">
        <w:r w:rsidR="004F50D4" w:rsidRPr="004F50D4" w:rsidDel="00477F17">
          <w:rPr>
            <w:webHidden/>
          </w:rPr>
          <w:delText>4</w:delText>
        </w:r>
        <w:r w:rsidR="00593FF0" w:rsidDel="00477F17">
          <w:rPr>
            <w:webHidden/>
          </w:rPr>
          <w:delText>4</w:delText>
        </w:r>
      </w:del>
      <w:r w:rsidR="004F50D4" w:rsidRPr="006A05BF">
        <w:rPr>
          <w:webHidden/>
        </w:rPr>
        <w:fldChar w:fldCharType="end"/>
      </w:r>
      <w:r>
        <w:fldChar w:fldCharType="end"/>
      </w:r>
    </w:p>
    <w:p w14:paraId="254DD213" w14:textId="45CF38E7" w:rsidR="004F50D4" w:rsidRPr="004F50D4" w:rsidRDefault="004F50D4">
      <w:pPr>
        <w:pStyle w:val="TOC3"/>
      </w:pPr>
      <w:r w:rsidRPr="004F50D4">
        <w:t xml:space="preserve">     </w:t>
      </w:r>
      <w:r w:rsidR="006E3031">
        <w:fldChar w:fldCharType="begin"/>
      </w:r>
      <w:r w:rsidR="006E3031">
        <w:instrText xml:space="preserve"> HYPERLINK \l "_Toc436926913" </w:instrText>
      </w:r>
      <w:r w:rsidR="006E3031">
        <w:fldChar w:fldCharType="separate"/>
      </w:r>
      <w:r w:rsidRPr="006A05BF">
        <w:rPr>
          <w:rStyle w:val="Hyperlink"/>
          <w:color w:val="000000" w:themeColor="text1"/>
          <w:u w:val="none"/>
        </w:rPr>
        <w:t>6.1. Conclusion</w:t>
      </w:r>
      <w:r w:rsidRPr="004F50D4">
        <w:rPr>
          <w:webHidden/>
        </w:rPr>
        <w:tab/>
      </w:r>
      <w:r w:rsidRPr="006A05BF">
        <w:rPr>
          <w:webHidden/>
        </w:rPr>
        <w:fldChar w:fldCharType="begin"/>
      </w:r>
      <w:r w:rsidRPr="004F50D4">
        <w:rPr>
          <w:webHidden/>
        </w:rPr>
        <w:instrText xml:space="preserve"> PAGEREF _Toc436926913 \h </w:instrText>
      </w:r>
      <w:r w:rsidRPr="006A05BF">
        <w:rPr>
          <w:webHidden/>
        </w:rPr>
      </w:r>
      <w:r w:rsidRPr="006A05BF">
        <w:rPr>
          <w:webHidden/>
        </w:rPr>
        <w:fldChar w:fldCharType="separate"/>
      </w:r>
      <w:ins w:id="112" w:author="Sri Shanmukha Naraharisetti" w:date="2015-12-14T13:37:00Z">
        <w:r w:rsidR="00477F17">
          <w:rPr>
            <w:webHidden/>
          </w:rPr>
          <w:t>44</w:t>
        </w:r>
      </w:ins>
      <w:ins w:id="113" w:author="LC02" w:date="2015-12-10T13:19:00Z">
        <w:del w:id="114" w:author="Sri Shanmukha Naraharisetti" w:date="2015-12-14T13:31:00Z">
          <w:r w:rsidR="00354033" w:rsidDel="00477F17">
            <w:rPr>
              <w:webHidden/>
            </w:rPr>
            <w:delText>44</w:delText>
          </w:r>
        </w:del>
      </w:ins>
      <w:del w:id="115" w:author="Sri Shanmukha Naraharisetti" w:date="2015-12-14T13:31:00Z">
        <w:r w:rsidRPr="004F50D4" w:rsidDel="00477F17">
          <w:rPr>
            <w:webHidden/>
          </w:rPr>
          <w:delText>4</w:delText>
        </w:r>
        <w:r w:rsidR="00593FF0" w:rsidDel="00477F17">
          <w:rPr>
            <w:webHidden/>
          </w:rPr>
          <w:delText>4</w:delText>
        </w:r>
      </w:del>
      <w:r w:rsidRPr="006A05BF">
        <w:rPr>
          <w:webHidden/>
        </w:rPr>
        <w:fldChar w:fldCharType="end"/>
      </w:r>
      <w:r w:rsidR="006E3031">
        <w:fldChar w:fldCharType="end"/>
      </w:r>
    </w:p>
    <w:p w14:paraId="3580F76C" w14:textId="19CCC648" w:rsidR="004F50D4" w:rsidRPr="004F50D4" w:rsidRDefault="004F50D4">
      <w:pPr>
        <w:pStyle w:val="TOC3"/>
      </w:pPr>
      <w:r w:rsidRPr="004F50D4">
        <w:t xml:space="preserve">     </w:t>
      </w:r>
      <w:r w:rsidR="006E3031">
        <w:fldChar w:fldCharType="begin"/>
      </w:r>
      <w:r w:rsidR="006E3031">
        <w:instrText xml:space="preserve"> HYPERLINK \l "_Toc436926914" </w:instrText>
      </w:r>
      <w:r w:rsidR="006E3031">
        <w:fldChar w:fldCharType="separate"/>
      </w:r>
      <w:r w:rsidRPr="006A05BF">
        <w:rPr>
          <w:rStyle w:val="Hyperlink"/>
          <w:color w:val="000000" w:themeColor="text1"/>
          <w:u w:val="none"/>
        </w:rPr>
        <w:t>6.2. Future Work</w:t>
      </w:r>
      <w:r w:rsidRPr="004F50D4">
        <w:rPr>
          <w:webHidden/>
        </w:rPr>
        <w:tab/>
      </w:r>
      <w:r w:rsidRPr="006A05BF">
        <w:rPr>
          <w:webHidden/>
        </w:rPr>
        <w:fldChar w:fldCharType="begin"/>
      </w:r>
      <w:r w:rsidRPr="004F50D4">
        <w:rPr>
          <w:webHidden/>
        </w:rPr>
        <w:instrText xml:space="preserve"> PAGEREF _Toc436926914 \h </w:instrText>
      </w:r>
      <w:r w:rsidRPr="006A05BF">
        <w:rPr>
          <w:webHidden/>
        </w:rPr>
      </w:r>
      <w:r w:rsidRPr="006A05BF">
        <w:rPr>
          <w:webHidden/>
        </w:rPr>
        <w:fldChar w:fldCharType="separate"/>
      </w:r>
      <w:ins w:id="116" w:author="Sri Shanmukha Naraharisetti" w:date="2015-12-14T13:37:00Z">
        <w:r w:rsidR="00477F17">
          <w:rPr>
            <w:webHidden/>
          </w:rPr>
          <w:t>44</w:t>
        </w:r>
      </w:ins>
      <w:ins w:id="117" w:author="LC02" w:date="2015-12-10T13:19:00Z">
        <w:del w:id="118" w:author="Sri Shanmukha Naraharisetti" w:date="2015-12-14T13:31:00Z">
          <w:r w:rsidR="00354033" w:rsidDel="00477F17">
            <w:rPr>
              <w:webHidden/>
            </w:rPr>
            <w:delText>44</w:delText>
          </w:r>
        </w:del>
      </w:ins>
      <w:del w:id="119" w:author="Sri Shanmukha Naraharisetti" w:date="2015-12-14T13:31:00Z">
        <w:r w:rsidRPr="004F50D4" w:rsidDel="00477F17">
          <w:rPr>
            <w:webHidden/>
          </w:rPr>
          <w:delText>4</w:delText>
        </w:r>
        <w:r w:rsidR="00593FF0" w:rsidDel="00477F17">
          <w:rPr>
            <w:webHidden/>
          </w:rPr>
          <w:delText>4</w:delText>
        </w:r>
      </w:del>
      <w:r w:rsidRPr="006A05BF">
        <w:rPr>
          <w:webHidden/>
        </w:rPr>
        <w:fldChar w:fldCharType="end"/>
      </w:r>
      <w:r w:rsidR="006E3031">
        <w:fldChar w:fldCharType="end"/>
      </w:r>
    </w:p>
    <w:p w14:paraId="2FA0BFE1" w14:textId="1C6432AB" w:rsidR="004F50D4" w:rsidRPr="004F50D4" w:rsidRDefault="006E3031">
      <w:pPr>
        <w:pStyle w:val="TOC3"/>
      </w:pPr>
      <w:r>
        <w:fldChar w:fldCharType="begin"/>
      </w:r>
      <w:r>
        <w:instrText xml:space="preserve"> HYPERLINK \l "_Toc436926915" </w:instrText>
      </w:r>
      <w:r>
        <w:fldChar w:fldCharType="separate"/>
      </w:r>
      <w:r w:rsidR="004F50D4" w:rsidRPr="006A05BF">
        <w:rPr>
          <w:rStyle w:val="Hyperlink"/>
          <w:color w:val="000000" w:themeColor="text1"/>
          <w:u w:val="none"/>
        </w:rPr>
        <w:t>References</w:t>
      </w:r>
      <w:r w:rsidR="004F50D4" w:rsidRPr="004F50D4">
        <w:rPr>
          <w:webHidden/>
        </w:rPr>
        <w:tab/>
      </w:r>
      <w:r w:rsidR="004F50D4" w:rsidRPr="006A05BF">
        <w:rPr>
          <w:webHidden/>
        </w:rPr>
        <w:fldChar w:fldCharType="begin"/>
      </w:r>
      <w:r w:rsidR="004F50D4" w:rsidRPr="004F50D4">
        <w:rPr>
          <w:webHidden/>
        </w:rPr>
        <w:instrText xml:space="preserve"> PAGEREF _Toc436926915 \h </w:instrText>
      </w:r>
      <w:r w:rsidR="004F50D4" w:rsidRPr="006A05BF">
        <w:rPr>
          <w:webHidden/>
        </w:rPr>
      </w:r>
      <w:r w:rsidR="004F50D4" w:rsidRPr="006A05BF">
        <w:rPr>
          <w:webHidden/>
        </w:rPr>
        <w:fldChar w:fldCharType="separate"/>
      </w:r>
      <w:ins w:id="120" w:author="Sri Shanmukha Naraharisetti" w:date="2015-12-14T13:37:00Z">
        <w:r w:rsidR="00477F17">
          <w:rPr>
            <w:webHidden/>
          </w:rPr>
          <w:t>46</w:t>
        </w:r>
      </w:ins>
      <w:ins w:id="121" w:author="LC02" w:date="2015-12-10T13:19:00Z">
        <w:del w:id="122" w:author="Sri Shanmukha Naraharisetti" w:date="2015-12-14T13:31:00Z">
          <w:r w:rsidR="00354033" w:rsidDel="00477F17">
            <w:rPr>
              <w:webHidden/>
            </w:rPr>
            <w:delText>46</w:delText>
          </w:r>
        </w:del>
      </w:ins>
      <w:del w:id="123" w:author="Sri Shanmukha Naraharisetti" w:date="2015-12-14T13:31:00Z">
        <w:r w:rsidR="004F50D4" w:rsidRPr="004F50D4" w:rsidDel="00477F17">
          <w:rPr>
            <w:webHidden/>
          </w:rPr>
          <w:delText>4</w:delText>
        </w:r>
        <w:r w:rsidR="00593FF0" w:rsidDel="00477F17">
          <w:rPr>
            <w:webHidden/>
          </w:rPr>
          <w:delText>6</w:delText>
        </w:r>
      </w:del>
      <w:r w:rsidR="004F50D4" w:rsidRPr="006A05BF">
        <w:rPr>
          <w:webHidden/>
        </w:rPr>
        <w:fldChar w:fldCharType="end"/>
      </w:r>
      <w:r>
        <w:fldChar w:fldCharType="end"/>
      </w:r>
    </w:p>
    <w:p w14:paraId="44EDE5D1" w14:textId="3C1C2F8E" w:rsidR="004F50D4" w:rsidRPr="004F50D4" w:rsidRDefault="004F50D4">
      <w:pPr>
        <w:spacing w:after="120" w:line="480" w:lineRule="auto"/>
        <w:jc w:val="right"/>
        <w:rPr>
          <w:rFonts w:ascii="Times New Roman" w:hAnsi="Times New Roman" w:cs="Times New Roman"/>
          <w:noProof/>
          <w:sz w:val="24"/>
          <w:szCs w:val="24"/>
        </w:rPr>
      </w:pPr>
      <w:r w:rsidRPr="004F50D4">
        <w:rPr>
          <w:rFonts w:ascii="Times New Roman" w:hAnsi="Times New Roman" w:cs="Times New Roman"/>
          <w:noProof/>
          <w:sz w:val="24"/>
          <w:szCs w:val="24"/>
        </w:rPr>
        <w:t>Appendix A………………………………………………………………………………4</w:t>
      </w:r>
      <w:r w:rsidR="00593FF0">
        <w:rPr>
          <w:rFonts w:ascii="Times New Roman" w:hAnsi="Times New Roman" w:cs="Times New Roman"/>
          <w:noProof/>
          <w:sz w:val="24"/>
          <w:szCs w:val="24"/>
        </w:rPr>
        <w:t>8</w:t>
      </w:r>
    </w:p>
    <w:p w14:paraId="75965CE9" w14:textId="16320E52" w:rsidR="004F50D4" w:rsidRPr="004F50D4" w:rsidRDefault="004F50D4">
      <w:pPr>
        <w:spacing w:after="120" w:line="480" w:lineRule="auto"/>
        <w:jc w:val="right"/>
        <w:rPr>
          <w:rFonts w:ascii="Times New Roman" w:hAnsi="Times New Roman" w:cs="Times New Roman"/>
          <w:noProof/>
          <w:sz w:val="24"/>
          <w:szCs w:val="24"/>
        </w:rPr>
      </w:pPr>
      <w:r w:rsidRPr="004F50D4">
        <w:rPr>
          <w:rFonts w:ascii="Times New Roman" w:hAnsi="Times New Roman" w:cs="Times New Roman"/>
          <w:noProof/>
          <w:sz w:val="24"/>
          <w:szCs w:val="24"/>
        </w:rPr>
        <w:t>Appendix B………………………………………………………………………………5</w:t>
      </w:r>
      <w:r w:rsidR="00593FF0">
        <w:rPr>
          <w:rFonts w:ascii="Times New Roman" w:hAnsi="Times New Roman" w:cs="Times New Roman"/>
          <w:noProof/>
          <w:sz w:val="24"/>
          <w:szCs w:val="24"/>
        </w:rPr>
        <w:t>4</w:t>
      </w:r>
    </w:p>
    <w:p w14:paraId="24775C9E" w14:textId="77777777" w:rsidR="004F50D4" w:rsidRPr="004F50D4" w:rsidRDefault="004F50D4">
      <w:pPr>
        <w:spacing w:after="120" w:line="480" w:lineRule="auto"/>
        <w:rPr>
          <w:rFonts w:ascii="Times New Roman" w:hAnsi="Times New Roman" w:cs="Times New Roman"/>
          <w:color w:val="000000" w:themeColor="text1"/>
          <w:sz w:val="24"/>
          <w:szCs w:val="24"/>
        </w:rPr>
      </w:pPr>
      <w:r w:rsidRPr="006A05BF">
        <w:rPr>
          <w:rFonts w:ascii="Times New Roman" w:hAnsi="Times New Roman" w:cs="Times New Roman"/>
          <w:bCs/>
          <w:noProof/>
          <w:color w:val="000000" w:themeColor="text1"/>
          <w:sz w:val="24"/>
          <w:szCs w:val="24"/>
        </w:rPr>
        <w:fldChar w:fldCharType="end"/>
      </w:r>
    </w:p>
    <w:p w14:paraId="1228EA8D" w14:textId="77777777" w:rsidR="004F50D4" w:rsidRPr="004F50D4" w:rsidRDefault="004F50D4">
      <w:pPr>
        <w:autoSpaceDE w:val="0"/>
        <w:autoSpaceDN w:val="0"/>
        <w:adjustRightInd w:val="0"/>
        <w:spacing w:after="120" w:line="480" w:lineRule="auto"/>
        <w:jc w:val="center"/>
        <w:rPr>
          <w:rFonts w:ascii="Times New Roman" w:hAnsi="Times New Roman" w:cs="Times New Roman"/>
          <w:bCs/>
          <w:color w:val="000000" w:themeColor="text1"/>
          <w:sz w:val="24"/>
          <w:szCs w:val="24"/>
        </w:rPr>
      </w:pPr>
    </w:p>
    <w:p w14:paraId="46BACBD5" w14:textId="77777777" w:rsidR="004F50D4" w:rsidRPr="004F50D4" w:rsidRDefault="004F50D4">
      <w:pPr>
        <w:autoSpaceDE w:val="0"/>
        <w:autoSpaceDN w:val="0"/>
        <w:adjustRightInd w:val="0"/>
        <w:spacing w:after="120" w:line="480" w:lineRule="auto"/>
        <w:jc w:val="center"/>
        <w:rPr>
          <w:rFonts w:ascii="Times New Roman" w:hAnsi="Times New Roman" w:cs="Times New Roman"/>
          <w:bCs/>
          <w:color w:val="000000" w:themeColor="text1"/>
          <w:sz w:val="24"/>
          <w:szCs w:val="24"/>
        </w:rPr>
      </w:pPr>
    </w:p>
    <w:p w14:paraId="072A9575" w14:textId="77777777" w:rsidR="004F50D4" w:rsidRPr="004F50D4" w:rsidRDefault="004F50D4">
      <w:pPr>
        <w:autoSpaceDE w:val="0"/>
        <w:autoSpaceDN w:val="0"/>
        <w:adjustRightInd w:val="0"/>
        <w:spacing w:after="120" w:line="480" w:lineRule="auto"/>
        <w:jc w:val="center"/>
        <w:rPr>
          <w:rFonts w:ascii="Times New Roman" w:hAnsi="Times New Roman" w:cs="Times New Roman"/>
          <w:bCs/>
          <w:color w:val="000000" w:themeColor="text1"/>
          <w:sz w:val="24"/>
          <w:szCs w:val="24"/>
        </w:rPr>
      </w:pPr>
    </w:p>
    <w:p w14:paraId="07B44C46" w14:textId="77777777" w:rsidR="004F50D4" w:rsidRPr="004F50D4" w:rsidRDefault="004F50D4">
      <w:pPr>
        <w:autoSpaceDE w:val="0"/>
        <w:autoSpaceDN w:val="0"/>
        <w:adjustRightInd w:val="0"/>
        <w:spacing w:after="120" w:line="480" w:lineRule="auto"/>
        <w:jc w:val="center"/>
        <w:rPr>
          <w:rFonts w:ascii="Times New Roman" w:hAnsi="Times New Roman" w:cs="Times New Roman"/>
          <w:bCs/>
          <w:color w:val="000000" w:themeColor="text1"/>
          <w:sz w:val="24"/>
          <w:szCs w:val="24"/>
        </w:rPr>
      </w:pPr>
    </w:p>
    <w:p w14:paraId="2ADED7B2" w14:textId="77777777" w:rsidR="004F50D4" w:rsidRPr="004F50D4" w:rsidRDefault="004F50D4">
      <w:pPr>
        <w:autoSpaceDE w:val="0"/>
        <w:autoSpaceDN w:val="0"/>
        <w:adjustRightInd w:val="0"/>
        <w:spacing w:after="120" w:line="480" w:lineRule="auto"/>
        <w:jc w:val="center"/>
        <w:rPr>
          <w:rFonts w:ascii="Times New Roman" w:hAnsi="Times New Roman" w:cs="Times New Roman"/>
          <w:bCs/>
          <w:color w:val="000000" w:themeColor="text1"/>
          <w:sz w:val="28"/>
          <w:szCs w:val="28"/>
        </w:rPr>
      </w:pPr>
      <w:r w:rsidRPr="004F50D4">
        <w:rPr>
          <w:rFonts w:ascii="Times New Roman" w:hAnsi="Times New Roman" w:cs="Times New Roman"/>
          <w:bCs/>
          <w:color w:val="000000" w:themeColor="text1"/>
          <w:sz w:val="28"/>
          <w:szCs w:val="28"/>
        </w:rPr>
        <w:lastRenderedPageBreak/>
        <w:t>List of Figures</w:t>
      </w:r>
    </w:p>
    <w:p w14:paraId="42059F55" w14:textId="77777777" w:rsidR="004F50D4" w:rsidRPr="004F50D4" w:rsidRDefault="00477F17">
      <w:pPr>
        <w:pStyle w:val="TOC3"/>
      </w:pPr>
      <w:r>
        <w:fldChar w:fldCharType="begin"/>
      </w:r>
      <w:r>
        <w:instrText xml:space="preserve"> HYPERLINK \l "_Toc436926842" </w:instrText>
      </w:r>
      <w:r>
        <w:fldChar w:fldCharType="separate"/>
      </w:r>
      <w:r w:rsidR="004F50D4" w:rsidRPr="006A05BF">
        <w:rPr>
          <w:rStyle w:val="Hyperlink"/>
          <w:color w:val="000000" w:themeColor="text1"/>
          <w:u w:val="none"/>
        </w:rPr>
        <w:t>Figure 2.1: Regular 16 bit SQRT CSLA [6]</w:t>
      </w:r>
      <w:r w:rsidR="004F50D4" w:rsidRPr="004F50D4">
        <w:rPr>
          <w:webHidden/>
        </w:rPr>
        <w:tab/>
      </w:r>
      <w:r w:rsidR="004F50D4" w:rsidRPr="00D81389">
        <w:rPr>
          <w:webHidden/>
        </w:rPr>
        <w:fldChar w:fldCharType="begin"/>
      </w:r>
      <w:r w:rsidR="004F50D4" w:rsidRPr="004F50D4">
        <w:rPr>
          <w:webHidden/>
        </w:rPr>
        <w:instrText xml:space="preserve"> PAGEREF _Toc436926842 \h </w:instrText>
      </w:r>
      <w:r w:rsidR="004F50D4" w:rsidRPr="00D81389">
        <w:rPr>
          <w:webHidden/>
        </w:rPr>
      </w:r>
      <w:r w:rsidR="004F50D4" w:rsidRPr="00D81389">
        <w:rPr>
          <w:webHidden/>
        </w:rPr>
        <w:fldChar w:fldCharType="separate"/>
      </w:r>
      <w:ins w:id="124" w:author="Sri Shanmukha Naraharisetti" w:date="2015-12-14T13:37:00Z">
        <w:r>
          <w:rPr>
            <w:webHidden/>
          </w:rPr>
          <w:t>6</w:t>
        </w:r>
      </w:ins>
      <w:del w:id="125" w:author="Sri Shanmukha Naraharisetti" w:date="2015-12-14T13:35:00Z">
        <w:r w:rsidDel="00477F17">
          <w:rPr>
            <w:webHidden/>
          </w:rPr>
          <w:delText>6</w:delText>
        </w:r>
      </w:del>
      <w:r w:rsidR="004F50D4" w:rsidRPr="00D81389">
        <w:rPr>
          <w:webHidden/>
        </w:rPr>
        <w:fldChar w:fldCharType="end"/>
      </w:r>
      <w:r>
        <w:fldChar w:fldCharType="end"/>
      </w:r>
    </w:p>
    <w:p w14:paraId="6CBE4748" w14:textId="77777777" w:rsidR="004F50D4" w:rsidRPr="004F50D4" w:rsidRDefault="00477F17">
      <w:pPr>
        <w:pStyle w:val="TOC3"/>
      </w:pPr>
      <w:r>
        <w:fldChar w:fldCharType="begin"/>
      </w:r>
      <w:r>
        <w:instrText xml:space="preserve"> HYPERLINK \l "_Toc436926845" </w:instrText>
      </w:r>
      <w:r>
        <w:fldChar w:fldCharType="separate"/>
      </w:r>
      <w:r w:rsidR="004F50D4" w:rsidRPr="006A05BF">
        <w:rPr>
          <w:rStyle w:val="Hyperlink"/>
          <w:color w:val="000000" w:themeColor="text1"/>
          <w:u w:val="none"/>
        </w:rPr>
        <w:t>Figure 2.2: Block diagram of RCA</w:t>
      </w:r>
      <w:r w:rsidR="004F50D4" w:rsidRPr="004F50D4">
        <w:rPr>
          <w:webHidden/>
        </w:rPr>
        <w:tab/>
      </w:r>
      <w:r w:rsidR="004F50D4" w:rsidRPr="00D81389">
        <w:rPr>
          <w:webHidden/>
        </w:rPr>
        <w:fldChar w:fldCharType="begin"/>
      </w:r>
      <w:r w:rsidR="004F50D4" w:rsidRPr="004F50D4">
        <w:rPr>
          <w:webHidden/>
        </w:rPr>
        <w:instrText xml:space="preserve"> PAGEREF _Toc436926845 \h </w:instrText>
      </w:r>
      <w:r w:rsidR="004F50D4" w:rsidRPr="00D81389">
        <w:rPr>
          <w:webHidden/>
        </w:rPr>
      </w:r>
      <w:r w:rsidR="004F50D4" w:rsidRPr="00D81389">
        <w:rPr>
          <w:webHidden/>
        </w:rPr>
        <w:fldChar w:fldCharType="separate"/>
      </w:r>
      <w:ins w:id="126" w:author="Sri Shanmukha Naraharisetti" w:date="2015-12-14T13:37:00Z">
        <w:r>
          <w:rPr>
            <w:webHidden/>
          </w:rPr>
          <w:t>7</w:t>
        </w:r>
      </w:ins>
      <w:del w:id="127" w:author="Sri Shanmukha Naraharisetti" w:date="2015-12-14T13:35:00Z">
        <w:r w:rsidDel="00477F17">
          <w:rPr>
            <w:webHidden/>
          </w:rPr>
          <w:delText>7</w:delText>
        </w:r>
      </w:del>
      <w:r w:rsidR="004F50D4" w:rsidRPr="00D81389">
        <w:rPr>
          <w:webHidden/>
        </w:rPr>
        <w:fldChar w:fldCharType="end"/>
      </w:r>
      <w:r>
        <w:fldChar w:fldCharType="end"/>
      </w:r>
    </w:p>
    <w:p w14:paraId="5AC19954" w14:textId="77777777" w:rsidR="004F50D4" w:rsidRPr="004F50D4" w:rsidRDefault="00477F17">
      <w:pPr>
        <w:pStyle w:val="TOC3"/>
      </w:pPr>
      <w:r>
        <w:fldChar w:fldCharType="begin"/>
      </w:r>
      <w:r>
        <w:instrText xml:space="preserve"> HYPERLINK \l "_Toc436926847" </w:instrText>
      </w:r>
      <w:r>
        <w:fldChar w:fldCharType="separate"/>
      </w:r>
      <w:r w:rsidR="004F50D4" w:rsidRPr="006A05BF">
        <w:rPr>
          <w:rStyle w:val="Hyperlink"/>
          <w:color w:val="000000" w:themeColor="text1"/>
          <w:u w:val="none"/>
        </w:rPr>
        <w:t>Figure 2.3: Half Adder</w:t>
      </w:r>
      <w:r w:rsidR="004F50D4" w:rsidRPr="004F50D4">
        <w:rPr>
          <w:webHidden/>
        </w:rPr>
        <w:tab/>
      </w:r>
      <w:r w:rsidR="004F50D4" w:rsidRPr="00D81389">
        <w:rPr>
          <w:webHidden/>
        </w:rPr>
        <w:fldChar w:fldCharType="begin"/>
      </w:r>
      <w:r w:rsidR="004F50D4" w:rsidRPr="004F50D4">
        <w:rPr>
          <w:webHidden/>
        </w:rPr>
        <w:instrText xml:space="preserve"> PAGEREF _Toc436926847 \h </w:instrText>
      </w:r>
      <w:r w:rsidR="004F50D4" w:rsidRPr="00D81389">
        <w:rPr>
          <w:webHidden/>
        </w:rPr>
      </w:r>
      <w:r w:rsidR="004F50D4" w:rsidRPr="00D81389">
        <w:rPr>
          <w:webHidden/>
        </w:rPr>
        <w:fldChar w:fldCharType="separate"/>
      </w:r>
      <w:ins w:id="128" w:author="Sri Shanmukha Naraharisetti" w:date="2015-12-14T13:37:00Z">
        <w:r>
          <w:rPr>
            <w:webHidden/>
          </w:rPr>
          <w:t>8</w:t>
        </w:r>
      </w:ins>
      <w:del w:id="129" w:author="Sri Shanmukha Naraharisetti" w:date="2015-12-14T13:35:00Z">
        <w:r w:rsidDel="00477F17">
          <w:rPr>
            <w:webHidden/>
          </w:rPr>
          <w:delText>8</w:delText>
        </w:r>
      </w:del>
      <w:r w:rsidR="004F50D4" w:rsidRPr="00D81389">
        <w:rPr>
          <w:webHidden/>
        </w:rPr>
        <w:fldChar w:fldCharType="end"/>
      </w:r>
      <w:r>
        <w:fldChar w:fldCharType="end"/>
      </w:r>
    </w:p>
    <w:p w14:paraId="5024153D" w14:textId="77777777" w:rsidR="004F50D4" w:rsidRPr="004F50D4" w:rsidRDefault="00477F17">
      <w:pPr>
        <w:pStyle w:val="TOC3"/>
      </w:pPr>
      <w:r>
        <w:fldChar w:fldCharType="begin"/>
      </w:r>
      <w:r>
        <w:instrText xml:space="preserve"> HYPERLINK \l "_Toc436926850" </w:instrText>
      </w:r>
      <w:r>
        <w:fldChar w:fldCharType="separate"/>
      </w:r>
      <w:r w:rsidR="004F50D4" w:rsidRPr="006A05BF">
        <w:rPr>
          <w:rStyle w:val="Hyperlink"/>
          <w:color w:val="000000" w:themeColor="text1"/>
          <w:u w:val="none"/>
        </w:rPr>
        <w:t>Figure 2.4: Full Adder</w:t>
      </w:r>
      <w:r w:rsidR="004F50D4" w:rsidRPr="004F50D4">
        <w:rPr>
          <w:webHidden/>
        </w:rPr>
        <w:tab/>
      </w:r>
      <w:r w:rsidR="004F50D4" w:rsidRPr="00D81389">
        <w:rPr>
          <w:webHidden/>
        </w:rPr>
        <w:fldChar w:fldCharType="begin"/>
      </w:r>
      <w:r w:rsidR="004F50D4" w:rsidRPr="004F50D4">
        <w:rPr>
          <w:webHidden/>
        </w:rPr>
        <w:instrText xml:space="preserve"> PAGEREF _Toc436926850 \h </w:instrText>
      </w:r>
      <w:r w:rsidR="004F50D4" w:rsidRPr="00D81389">
        <w:rPr>
          <w:webHidden/>
        </w:rPr>
      </w:r>
      <w:r w:rsidR="004F50D4" w:rsidRPr="00D81389">
        <w:rPr>
          <w:webHidden/>
        </w:rPr>
        <w:fldChar w:fldCharType="separate"/>
      </w:r>
      <w:ins w:id="130" w:author="Sri Shanmukha Naraharisetti" w:date="2015-12-14T13:37:00Z">
        <w:r>
          <w:rPr>
            <w:webHidden/>
          </w:rPr>
          <w:t>9</w:t>
        </w:r>
      </w:ins>
      <w:del w:id="131" w:author="Sri Shanmukha Naraharisetti" w:date="2015-12-14T13:35:00Z">
        <w:r w:rsidDel="00477F17">
          <w:rPr>
            <w:webHidden/>
          </w:rPr>
          <w:delText>9</w:delText>
        </w:r>
      </w:del>
      <w:r w:rsidR="004F50D4" w:rsidRPr="00D81389">
        <w:rPr>
          <w:webHidden/>
        </w:rPr>
        <w:fldChar w:fldCharType="end"/>
      </w:r>
      <w:r>
        <w:fldChar w:fldCharType="end"/>
      </w:r>
    </w:p>
    <w:p w14:paraId="134FAA51" w14:textId="77777777" w:rsidR="004F50D4" w:rsidRPr="004F50D4" w:rsidRDefault="006E3031">
      <w:pPr>
        <w:pStyle w:val="TOC3"/>
      </w:pPr>
      <w:r>
        <w:fldChar w:fldCharType="begin"/>
      </w:r>
      <w:r>
        <w:instrText xml:space="preserve"> HYPERLINK \l "_Toc436926853" </w:instrText>
      </w:r>
      <w:r>
        <w:fldChar w:fldCharType="separate"/>
      </w:r>
      <w:r w:rsidR="004F50D4" w:rsidRPr="006A05BF">
        <w:rPr>
          <w:rStyle w:val="Hyperlink"/>
          <w:color w:val="000000" w:themeColor="text1"/>
          <w:u w:val="none"/>
        </w:rPr>
        <w:t>Figure 3.1: 2:1 mux</w:t>
      </w:r>
      <w:r w:rsidR="004F50D4" w:rsidRPr="004F50D4">
        <w:rPr>
          <w:webHidden/>
        </w:rPr>
        <w:tab/>
      </w:r>
      <w:r w:rsidR="004F50D4" w:rsidRPr="00D81389">
        <w:rPr>
          <w:webHidden/>
        </w:rPr>
        <w:fldChar w:fldCharType="begin"/>
      </w:r>
      <w:r w:rsidR="004F50D4" w:rsidRPr="004F50D4">
        <w:rPr>
          <w:webHidden/>
        </w:rPr>
        <w:instrText xml:space="preserve"> PAGEREF _Toc436926853 \h </w:instrText>
      </w:r>
      <w:r w:rsidR="004F50D4" w:rsidRPr="00D81389">
        <w:rPr>
          <w:webHidden/>
        </w:rPr>
      </w:r>
      <w:r w:rsidR="004F50D4" w:rsidRPr="00D81389">
        <w:rPr>
          <w:webHidden/>
        </w:rPr>
        <w:fldChar w:fldCharType="separate"/>
      </w:r>
      <w:ins w:id="132" w:author="Sri Shanmukha Naraharisetti" w:date="2015-12-14T13:37:00Z">
        <w:r w:rsidR="00477F17">
          <w:rPr>
            <w:webHidden/>
          </w:rPr>
          <w:t>12</w:t>
        </w:r>
      </w:ins>
      <w:ins w:id="133" w:author="LC02" w:date="2015-12-10T13:19:00Z">
        <w:del w:id="134" w:author="Sri Shanmukha Naraharisetti" w:date="2015-12-14T13:31:00Z">
          <w:r w:rsidR="00354033" w:rsidDel="00477F17">
            <w:rPr>
              <w:webHidden/>
            </w:rPr>
            <w:delText>12</w:delText>
          </w:r>
        </w:del>
      </w:ins>
      <w:del w:id="135" w:author="Sri Shanmukha Naraharisetti" w:date="2015-12-14T13:31:00Z">
        <w:r w:rsidR="004F50D4" w:rsidRPr="004F50D4" w:rsidDel="00477F17">
          <w:rPr>
            <w:webHidden/>
          </w:rPr>
          <w:delText>12</w:delText>
        </w:r>
      </w:del>
      <w:r w:rsidR="004F50D4" w:rsidRPr="00D81389">
        <w:rPr>
          <w:webHidden/>
        </w:rPr>
        <w:fldChar w:fldCharType="end"/>
      </w:r>
      <w:r>
        <w:fldChar w:fldCharType="end"/>
      </w:r>
    </w:p>
    <w:p w14:paraId="7245A124" w14:textId="77777777" w:rsidR="004F50D4" w:rsidRPr="004F50D4" w:rsidRDefault="00477F17">
      <w:pPr>
        <w:pStyle w:val="TOC3"/>
      </w:pPr>
      <w:r>
        <w:fldChar w:fldCharType="begin"/>
      </w:r>
      <w:r>
        <w:instrText xml:space="preserve"> HYPERLINK \l "_Toc436926854" </w:instrText>
      </w:r>
      <w:r>
        <w:fldChar w:fldCharType="separate"/>
      </w:r>
      <w:r w:rsidR="004F50D4" w:rsidRPr="006A05BF">
        <w:rPr>
          <w:rStyle w:val="Hyperlink"/>
          <w:color w:val="000000" w:themeColor="text1"/>
          <w:u w:val="none"/>
        </w:rPr>
        <w:t>Figure 3.2: 4:1 mux</w:t>
      </w:r>
      <w:r w:rsidR="004F50D4" w:rsidRPr="004F50D4">
        <w:rPr>
          <w:webHidden/>
        </w:rPr>
        <w:tab/>
      </w:r>
      <w:r w:rsidR="004F50D4" w:rsidRPr="00D81389">
        <w:rPr>
          <w:webHidden/>
        </w:rPr>
        <w:fldChar w:fldCharType="begin"/>
      </w:r>
      <w:r w:rsidR="004F50D4" w:rsidRPr="004F50D4">
        <w:rPr>
          <w:webHidden/>
        </w:rPr>
        <w:instrText xml:space="preserve"> PAGEREF _Toc436926854 \h </w:instrText>
      </w:r>
      <w:r w:rsidR="004F50D4" w:rsidRPr="00D81389">
        <w:rPr>
          <w:webHidden/>
        </w:rPr>
      </w:r>
      <w:r w:rsidR="004F50D4" w:rsidRPr="00D81389">
        <w:rPr>
          <w:webHidden/>
        </w:rPr>
        <w:fldChar w:fldCharType="separate"/>
      </w:r>
      <w:ins w:id="136" w:author="Sri Shanmukha Naraharisetti" w:date="2015-12-14T13:37:00Z">
        <w:r>
          <w:rPr>
            <w:webHidden/>
          </w:rPr>
          <w:t>12</w:t>
        </w:r>
      </w:ins>
      <w:del w:id="137" w:author="Sri Shanmukha Naraharisetti" w:date="2015-12-14T13:35:00Z">
        <w:r w:rsidDel="00477F17">
          <w:rPr>
            <w:webHidden/>
          </w:rPr>
          <w:delText>12</w:delText>
        </w:r>
      </w:del>
      <w:r w:rsidR="004F50D4" w:rsidRPr="00D81389">
        <w:rPr>
          <w:webHidden/>
        </w:rPr>
        <w:fldChar w:fldCharType="end"/>
      </w:r>
      <w:r>
        <w:fldChar w:fldCharType="end"/>
      </w:r>
    </w:p>
    <w:p w14:paraId="7443D95C" w14:textId="77777777" w:rsidR="004F50D4" w:rsidRPr="004F50D4" w:rsidRDefault="00477F17">
      <w:pPr>
        <w:pStyle w:val="TOC3"/>
      </w:pPr>
      <w:r>
        <w:fldChar w:fldCharType="begin"/>
      </w:r>
      <w:r>
        <w:instrText xml:space="preserve"> HYPERLINK \l "_Toc436926857" </w:instrText>
      </w:r>
      <w:r>
        <w:fldChar w:fldCharType="separate"/>
      </w:r>
      <w:r w:rsidR="004F50D4" w:rsidRPr="006A05BF">
        <w:rPr>
          <w:rStyle w:val="Hyperlink"/>
          <w:color w:val="000000" w:themeColor="text1"/>
          <w:u w:val="none"/>
        </w:rPr>
        <w:t>Figure 4.1: Implementation of SQRT CSLA in VCS Simulator</w:t>
      </w:r>
      <w:r w:rsidR="004F50D4" w:rsidRPr="004F50D4">
        <w:rPr>
          <w:webHidden/>
        </w:rPr>
        <w:tab/>
      </w:r>
      <w:r w:rsidR="004F50D4" w:rsidRPr="00D81389">
        <w:rPr>
          <w:webHidden/>
        </w:rPr>
        <w:fldChar w:fldCharType="begin"/>
      </w:r>
      <w:r w:rsidR="004F50D4" w:rsidRPr="004F50D4">
        <w:rPr>
          <w:webHidden/>
        </w:rPr>
        <w:instrText xml:space="preserve"> PAGEREF _Toc436926857 \h </w:instrText>
      </w:r>
      <w:r w:rsidR="004F50D4" w:rsidRPr="00D81389">
        <w:rPr>
          <w:webHidden/>
        </w:rPr>
      </w:r>
      <w:r w:rsidR="004F50D4" w:rsidRPr="00D81389">
        <w:rPr>
          <w:webHidden/>
        </w:rPr>
        <w:fldChar w:fldCharType="separate"/>
      </w:r>
      <w:ins w:id="138" w:author="Sri Shanmukha Naraharisetti" w:date="2015-12-14T13:37:00Z">
        <w:r>
          <w:rPr>
            <w:webHidden/>
          </w:rPr>
          <w:t>13</w:t>
        </w:r>
      </w:ins>
      <w:del w:id="139" w:author="Sri Shanmukha Naraharisetti" w:date="2015-12-14T13:35:00Z">
        <w:r w:rsidDel="00477F17">
          <w:rPr>
            <w:webHidden/>
          </w:rPr>
          <w:delText>13</w:delText>
        </w:r>
      </w:del>
      <w:r w:rsidR="004F50D4" w:rsidRPr="00D81389">
        <w:rPr>
          <w:webHidden/>
        </w:rPr>
        <w:fldChar w:fldCharType="end"/>
      </w:r>
      <w:r>
        <w:fldChar w:fldCharType="end"/>
      </w:r>
    </w:p>
    <w:p w14:paraId="69F6A537" w14:textId="77777777" w:rsidR="004F50D4" w:rsidRPr="004F50D4" w:rsidRDefault="00477F17">
      <w:pPr>
        <w:pStyle w:val="TOC3"/>
      </w:pPr>
      <w:r>
        <w:fldChar w:fldCharType="begin"/>
      </w:r>
      <w:r>
        <w:instrText xml:space="preserve"> HYPERLINK \l "_Toc436926861" </w:instrText>
      </w:r>
      <w:r>
        <w:fldChar w:fldCharType="separate"/>
      </w:r>
      <w:r w:rsidR="004F50D4" w:rsidRPr="006A05BF">
        <w:rPr>
          <w:rStyle w:val="Hyperlink"/>
          <w:color w:val="000000" w:themeColor="text1"/>
          <w:u w:val="none"/>
        </w:rPr>
        <w:t>Figure 4.2: SQRT CSLA simulations in VCS simulator</w:t>
      </w:r>
      <w:r w:rsidR="004F50D4" w:rsidRPr="004F50D4">
        <w:rPr>
          <w:webHidden/>
        </w:rPr>
        <w:tab/>
      </w:r>
      <w:r w:rsidR="004F50D4" w:rsidRPr="00D81389">
        <w:rPr>
          <w:webHidden/>
        </w:rPr>
        <w:fldChar w:fldCharType="begin"/>
      </w:r>
      <w:r w:rsidR="004F50D4" w:rsidRPr="004F50D4">
        <w:rPr>
          <w:webHidden/>
        </w:rPr>
        <w:instrText xml:space="preserve"> PAGEREF _Toc436926861 \h </w:instrText>
      </w:r>
      <w:r w:rsidR="004F50D4" w:rsidRPr="00D81389">
        <w:rPr>
          <w:webHidden/>
        </w:rPr>
      </w:r>
      <w:r w:rsidR="004F50D4" w:rsidRPr="00D81389">
        <w:rPr>
          <w:webHidden/>
        </w:rPr>
        <w:fldChar w:fldCharType="separate"/>
      </w:r>
      <w:ins w:id="140" w:author="Sri Shanmukha Naraharisetti" w:date="2015-12-14T13:37:00Z">
        <w:r>
          <w:rPr>
            <w:webHidden/>
          </w:rPr>
          <w:t>16</w:t>
        </w:r>
      </w:ins>
      <w:del w:id="141" w:author="Sri Shanmukha Naraharisetti" w:date="2015-12-14T13:35:00Z">
        <w:r w:rsidDel="00477F17">
          <w:rPr>
            <w:webHidden/>
          </w:rPr>
          <w:delText>16</w:delText>
        </w:r>
      </w:del>
      <w:r w:rsidR="004F50D4" w:rsidRPr="00D81389">
        <w:rPr>
          <w:webHidden/>
        </w:rPr>
        <w:fldChar w:fldCharType="end"/>
      </w:r>
      <w:r>
        <w:fldChar w:fldCharType="end"/>
      </w:r>
    </w:p>
    <w:p w14:paraId="362D267E" w14:textId="77777777" w:rsidR="004F50D4" w:rsidRPr="004F50D4" w:rsidRDefault="00477F17">
      <w:pPr>
        <w:pStyle w:val="TOC3"/>
      </w:pPr>
      <w:r>
        <w:fldChar w:fldCharType="begin"/>
      </w:r>
      <w:r>
        <w:instrText xml:space="preserve"> HYPERLINK \l "_Toc436926863" </w:instrText>
      </w:r>
      <w:r>
        <w:fldChar w:fldCharType="separate"/>
      </w:r>
      <w:r w:rsidR="004F50D4" w:rsidRPr="006A05BF">
        <w:rPr>
          <w:rStyle w:val="Hyperlink"/>
          <w:color w:val="000000" w:themeColor="text1"/>
          <w:u w:val="none"/>
        </w:rPr>
        <w:t>Figure 4.3: Block diagram of 16 bit SQRT CSLA</w:t>
      </w:r>
      <w:r w:rsidR="004F50D4" w:rsidRPr="004F50D4">
        <w:rPr>
          <w:webHidden/>
        </w:rPr>
        <w:tab/>
      </w:r>
      <w:r w:rsidR="004F50D4" w:rsidRPr="00D81389">
        <w:rPr>
          <w:webHidden/>
        </w:rPr>
        <w:fldChar w:fldCharType="begin"/>
      </w:r>
      <w:r w:rsidR="004F50D4" w:rsidRPr="004F50D4">
        <w:rPr>
          <w:webHidden/>
        </w:rPr>
        <w:instrText xml:space="preserve"> PAGEREF _Toc436926863 \h </w:instrText>
      </w:r>
      <w:r w:rsidR="004F50D4" w:rsidRPr="00D81389">
        <w:rPr>
          <w:webHidden/>
        </w:rPr>
      </w:r>
      <w:r w:rsidR="004F50D4" w:rsidRPr="00D81389">
        <w:rPr>
          <w:webHidden/>
        </w:rPr>
        <w:fldChar w:fldCharType="separate"/>
      </w:r>
      <w:ins w:id="142" w:author="Sri Shanmukha Naraharisetti" w:date="2015-12-14T13:37:00Z">
        <w:r>
          <w:rPr>
            <w:webHidden/>
          </w:rPr>
          <w:t>17</w:t>
        </w:r>
      </w:ins>
      <w:del w:id="143" w:author="Sri Shanmukha Naraharisetti" w:date="2015-12-14T13:35:00Z">
        <w:r w:rsidDel="00477F17">
          <w:rPr>
            <w:webHidden/>
          </w:rPr>
          <w:delText>17</w:delText>
        </w:r>
      </w:del>
      <w:r w:rsidR="004F50D4" w:rsidRPr="00D81389">
        <w:rPr>
          <w:webHidden/>
        </w:rPr>
        <w:fldChar w:fldCharType="end"/>
      </w:r>
      <w:r>
        <w:fldChar w:fldCharType="end"/>
      </w:r>
    </w:p>
    <w:p w14:paraId="7D2A7EBF" w14:textId="77777777" w:rsidR="004F50D4" w:rsidRPr="004F50D4" w:rsidRDefault="00477F17">
      <w:pPr>
        <w:pStyle w:val="TOC3"/>
      </w:pPr>
      <w:r>
        <w:fldChar w:fldCharType="begin"/>
      </w:r>
      <w:r>
        <w:instrText xml:space="preserve"> HYPERLINK \l "_Toc436926865" </w:instrText>
      </w:r>
      <w:r>
        <w:fldChar w:fldCharType="separate"/>
      </w:r>
      <w:r w:rsidR="004F50D4" w:rsidRPr="006A05BF">
        <w:rPr>
          <w:rStyle w:val="Hyperlink"/>
          <w:color w:val="000000" w:themeColor="text1"/>
          <w:u w:val="none"/>
        </w:rPr>
        <w:t>Figure 4.4: Schematic view of 16 bit SQRT CSLA</w:t>
      </w:r>
      <w:r w:rsidR="004F50D4" w:rsidRPr="004F50D4">
        <w:rPr>
          <w:webHidden/>
        </w:rPr>
        <w:tab/>
      </w:r>
      <w:r w:rsidR="004F50D4" w:rsidRPr="00D81389">
        <w:rPr>
          <w:webHidden/>
        </w:rPr>
        <w:fldChar w:fldCharType="begin"/>
      </w:r>
      <w:r w:rsidR="004F50D4" w:rsidRPr="004F50D4">
        <w:rPr>
          <w:webHidden/>
        </w:rPr>
        <w:instrText xml:space="preserve"> PAGEREF _Toc436926865 \h </w:instrText>
      </w:r>
      <w:r w:rsidR="004F50D4" w:rsidRPr="00D81389">
        <w:rPr>
          <w:webHidden/>
        </w:rPr>
      </w:r>
      <w:r w:rsidR="004F50D4" w:rsidRPr="00D81389">
        <w:rPr>
          <w:webHidden/>
        </w:rPr>
        <w:fldChar w:fldCharType="separate"/>
      </w:r>
      <w:ins w:id="144" w:author="Sri Shanmukha Naraharisetti" w:date="2015-12-14T13:37:00Z">
        <w:r>
          <w:rPr>
            <w:webHidden/>
          </w:rPr>
          <w:t>18</w:t>
        </w:r>
      </w:ins>
      <w:del w:id="145" w:author="Sri Shanmukha Naraharisetti" w:date="2015-12-14T13:35:00Z">
        <w:r w:rsidDel="00477F17">
          <w:rPr>
            <w:webHidden/>
          </w:rPr>
          <w:delText>18</w:delText>
        </w:r>
      </w:del>
      <w:r w:rsidR="004F50D4" w:rsidRPr="00D81389">
        <w:rPr>
          <w:webHidden/>
        </w:rPr>
        <w:fldChar w:fldCharType="end"/>
      </w:r>
      <w:r>
        <w:fldChar w:fldCharType="end"/>
      </w:r>
    </w:p>
    <w:p w14:paraId="624D5075" w14:textId="77777777" w:rsidR="004F50D4" w:rsidRPr="004F50D4" w:rsidRDefault="00477F17">
      <w:pPr>
        <w:pStyle w:val="TOC3"/>
      </w:pPr>
      <w:r>
        <w:fldChar w:fldCharType="begin"/>
      </w:r>
      <w:r>
        <w:instrText xml:space="preserve"> HYPERLINK \l "_Toc436926868" </w:instrText>
      </w:r>
      <w:r>
        <w:fldChar w:fldCharType="separate"/>
      </w:r>
      <w:r w:rsidR="004F50D4" w:rsidRPr="006A05BF">
        <w:rPr>
          <w:rStyle w:val="Hyperlink"/>
          <w:color w:val="000000" w:themeColor="text1"/>
          <w:u w:val="none"/>
        </w:rPr>
        <w:t>Figure 4.5: Inner view of 5 bit RCA</w:t>
      </w:r>
      <w:r w:rsidR="004F50D4" w:rsidRPr="004F50D4">
        <w:rPr>
          <w:webHidden/>
        </w:rPr>
        <w:tab/>
      </w:r>
      <w:r w:rsidR="004F50D4" w:rsidRPr="00D81389">
        <w:rPr>
          <w:webHidden/>
        </w:rPr>
        <w:fldChar w:fldCharType="begin"/>
      </w:r>
      <w:r w:rsidR="004F50D4" w:rsidRPr="004F50D4">
        <w:rPr>
          <w:webHidden/>
        </w:rPr>
        <w:instrText xml:space="preserve"> PAGEREF _Toc436926868 \h </w:instrText>
      </w:r>
      <w:r w:rsidR="004F50D4" w:rsidRPr="00D81389">
        <w:rPr>
          <w:webHidden/>
        </w:rPr>
      </w:r>
      <w:r w:rsidR="004F50D4" w:rsidRPr="00D81389">
        <w:rPr>
          <w:webHidden/>
        </w:rPr>
        <w:fldChar w:fldCharType="separate"/>
      </w:r>
      <w:ins w:id="146" w:author="Sri Shanmukha Naraharisetti" w:date="2015-12-14T13:37:00Z">
        <w:r>
          <w:rPr>
            <w:webHidden/>
          </w:rPr>
          <w:t>20</w:t>
        </w:r>
      </w:ins>
      <w:del w:id="147" w:author="Sri Shanmukha Naraharisetti" w:date="2015-12-14T13:35:00Z">
        <w:r w:rsidDel="00477F17">
          <w:rPr>
            <w:webHidden/>
          </w:rPr>
          <w:delText>20</w:delText>
        </w:r>
      </w:del>
      <w:r w:rsidR="004F50D4" w:rsidRPr="00D81389">
        <w:rPr>
          <w:webHidden/>
        </w:rPr>
        <w:fldChar w:fldCharType="end"/>
      </w:r>
      <w:r>
        <w:fldChar w:fldCharType="end"/>
      </w:r>
    </w:p>
    <w:p w14:paraId="4B148812" w14:textId="77777777" w:rsidR="004F50D4" w:rsidRPr="004F50D4" w:rsidRDefault="00477F17">
      <w:pPr>
        <w:pStyle w:val="TOC3"/>
      </w:pPr>
      <w:r>
        <w:fldChar w:fldCharType="begin"/>
      </w:r>
      <w:r>
        <w:instrText xml:space="preserve"> HYPERLINK \l "_Toc436926870" </w:instrText>
      </w:r>
      <w:r>
        <w:fldChar w:fldCharType="separate"/>
      </w:r>
      <w:r w:rsidR="004F50D4" w:rsidRPr="006A05BF">
        <w:rPr>
          <w:rStyle w:val="Hyperlink"/>
          <w:color w:val="000000" w:themeColor="text1"/>
          <w:u w:val="none"/>
        </w:rPr>
        <w:t>Figure 4.6: Layout diagram of SQRT CSLA</w:t>
      </w:r>
      <w:r w:rsidR="004F50D4" w:rsidRPr="004F50D4">
        <w:rPr>
          <w:webHidden/>
        </w:rPr>
        <w:tab/>
      </w:r>
      <w:r w:rsidR="004F50D4" w:rsidRPr="00D81389">
        <w:rPr>
          <w:webHidden/>
        </w:rPr>
        <w:fldChar w:fldCharType="begin"/>
      </w:r>
      <w:r w:rsidR="004F50D4" w:rsidRPr="004F50D4">
        <w:rPr>
          <w:webHidden/>
        </w:rPr>
        <w:instrText xml:space="preserve"> PAGEREF _Toc436926870 \h </w:instrText>
      </w:r>
      <w:r w:rsidR="004F50D4" w:rsidRPr="00D81389">
        <w:rPr>
          <w:webHidden/>
        </w:rPr>
      </w:r>
      <w:r w:rsidR="004F50D4" w:rsidRPr="00D81389">
        <w:rPr>
          <w:webHidden/>
        </w:rPr>
        <w:fldChar w:fldCharType="separate"/>
      </w:r>
      <w:ins w:id="148" w:author="Sri Shanmukha Naraharisetti" w:date="2015-12-14T13:37:00Z">
        <w:r>
          <w:rPr>
            <w:webHidden/>
          </w:rPr>
          <w:t>21</w:t>
        </w:r>
      </w:ins>
      <w:del w:id="149" w:author="Sri Shanmukha Naraharisetti" w:date="2015-12-14T13:35:00Z">
        <w:r w:rsidDel="00477F17">
          <w:rPr>
            <w:webHidden/>
          </w:rPr>
          <w:delText>21</w:delText>
        </w:r>
      </w:del>
      <w:r w:rsidR="004F50D4" w:rsidRPr="00D81389">
        <w:rPr>
          <w:webHidden/>
        </w:rPr>
        <w:fldChar w:fldCharType="end"/>
      </w:r>
      <w:r>
        <w:fldChar w:fldCharType="end"/>
      </w:r>
    </w:p>
    <w:p w14:paraId="6DB50622" w14:textId="77777777" w:rsidR="004F50D4" w:rsidRPr="004F50D4" w:rsidRDefault="00477F17">
      <w:pPr>
        <w:pStyle w:val="TOC3"/>
      </w:pPr>
      <w:r>
        <w:fldChar w:fldCharType="begin"/>
      </w:r>
      <w:r>
        <w:instrText xml:space="preserve"> HYPERLINK \l "_Toc436926873" </w:instrText>
      </w:r>
      <w:r>
        <w:fldChar w:fldCharType="separate"/>
      </w:r>
      <w:r w:rsidR="004F50D4" w:rsidRPr="006A05BF">
        <w:rPr>
          <w:rStyle w:val="Hyperlink"/>
          <w:color w:val="000000" w:themeColor="text1"/>
          <w:u w:val="none"/>
        </w:rPr>
        <w:t xml:space="preserve">Figure 4.7: Power analysis report </w:t>
      </w:r>
      <w:r w:rsidR="004F50D4" w:rsidRPr="006A05BF">
        <w:rPr>
          <w:rStyle w:val="Hyperlink"/>
          <w:rFonts w:eastAsia="Times New Roman"/>
          <w:color w:val="000000" w:themeColor="text1"/>
          <w:u w:val="none"/>
        </w:rPr>
        <w:t>of SQRT CSLA</w:t>
      </w:r>
      <w:r w:rsidR="004F50D4" w:rsidRPr="004F50D4">
        <w:rPr>
          <w:webHidden/>
        </w:rPr>
        <w:tab/>
      </w:r>
      <w:r w:rsidR="004F50D4" w:rsidRPr="00D81389">
        <w:rPr>
          <w:webHidden/>
        </w:rPr>
        <w:fldChar w:fldCharType="begin"/>
      </w:r>
      <w:r w:rsidR="004F50D4" w:rsidRPr="004F50D4">
        <w:rPr>
          <w:webHidden/>
        </w:rPr>
        <w:instrText xml:space="preserve"> PAGEREF _Toc436926873 \h </w:instrText>
      </w:r>
      <w:r w:rsidR="004F50D4" w:rsidRPr="00D81389">
        <w:rPr>
          <w:webHidden/>
        </w:rPr>
      </w:r>
      <w:r w:rsidR="004F50D4" w:rsidRPr="00D81389">
        <w:rPr>
          <w:webHidden/>
        </w:rPr>
        <w:fldChar w:fldCharType="separate"/>
      </w:r>
      <w:ins w:id="150" w:author="Sri Shanmukha Naraharisetti" w:date="2015-12-14T13:37:00Z">
        <w:r>
          <w:rPr>
            <w:webHidden/>
          </w:rPr>
          <w:t>22</w:t>
        </w:r>
      </w:ins>
      <w:del w:id="151" w:author="Sri Shanmukha Naraharisetti" w:date="2015-12-14T13:35:00Z">
        <w:r w:rsidDel="00477F17">
          <w:rPr>
            <w:webHidden/>
          </w:rPr>
          <w:delText>22</w:delText>
        </w:r>
      </w:del>
      <w:r w:rsidR="004F50D4" w:rsidRPr="00D81389">
        <w:rPr>
          <w:webHidden/>
        </w:rPr>
        <w:fldChar w:fldCharType="end"/>
      </w:r>
      <w:r>
        <w:fldChar w:fldCharType="end"/>
      </w:r>
    </w:p>
    <w:p w14:paraId="54B94042" w14:textId="77777777" w:rsidR="004F50D4" w:rsidRPr="004F50D4" w:rsidRDefault="00477F17">
      <w:pPr>
        <w:pStyle w:val="TOC3"/>
      </w:pPr>
      <w:r>
        <w:fldChar w:fldCharType="begin"/>
      </w:r>
      <w:r>
        <w:instrText xml:space="preserve"> HYPERLINK \l "_Toc436926875" </w:instrText>
      </w:r>
      <w:r>
        <w:fldChar w:fldCharType="separate"/>
      </w:r>
      <w:r w:rsidR="004F50D4" w:rsidRPr="006A05BF">
        <w:rPr>
          <w:rStyle w:val="Hyperlink"/>
          <w:color w:val="000000" w:themeColor="text1"/>
          <w:u w:val="none"/>
        </w:rPr>
        <w:t xml:space="preserve">Figure 4.8: Area analysis report </w:t>
      </w:r>
      <w:r w:rsidR="004F50D4" w:rsidRPr="006A05BF">
        <w:rPr>
          <w:rStyle w:val="Hyperlink"/>
          <w:rFonts w:eastAsia="Times New Roman"/>
          <w:color w:val="000000" w:themeColor="text1"/>
          <w:u w:val="none"/>
        </w:rPr>
        <w:t>of SQRT CSLA</w:t>
      </w:r>
      <w:r w:rsidR="004F50D4" w:rsidRPr="004F50D4">
        <w:rPr>
          <w:webHidden/>
        </w:rPr>
        <w:tab/>
      </w:r>
      <w:r w:rsidR="004F50D4" w:rsidRPr="00D81389">
        <w:rPr>
          <w:webHidden/>
        </w:rPr>
        <w:fldChar w:fldCharType="begin"/>
      </w:r>
      <w:r w:rsidR="004F50D4" w:rsidRPr="004F50D4">
        <w:rPr>
          <w:webHidden/>
        </w:rPr>
        <w:instrText xml:space="preserve"> PAGEREF _Toc436926875 \h </w:instrText>
      </w:r>
      <w:r w:rsidR="004F50D4" w:rsidRPr="00D81389">
        <w:rPr>
          <w:webHidden/>
        </w:rPr>
      </w:r>
      <w:r w:rsidR="004F50D4" w:rsidRPr="00D81389">
        <w:rPr>
          <w:webHidden/>
        </w:rPr>
        <w:fldChar w:fldCharType="separate"/>
      </w:r>
      <w:ins w:id="152" w:author="Sri Shanmukha Naraharisetti" w:date="2015-12-14T13:37:00Z">
        <w:r>
          <w:rPr>
            <w:webHidden/>
          </w:rPr>
          <w:t>24</w:t>
        </w:r>
      </w:ins>
      <w:del w:id="153" w:author="Sri Shanmukha Naraharisetti" w:date="2015-12-14T13:35:00Z">
        <w:r w:rsidDel="00477F17">
          <w:rPr>
            <w:webHidden/>
          </w:rPr>
          <w:delText>24</w:delText>
        </w:r>
      </w:del>
      <w:r w:rsidR="004F50D4" w:rsidRPr="00D81389">
        <w:rPr>
          <w:webHidden/>
        </w:rPr>
        <w:fldChar w:fldCharType="end"/>
      </w:r>
      <w:r>
        <w:fldChar w:fldCharType="end"/>
      </w:r>
    </w:p>
    <w:p w14:paraId="61E31232" w14:textId="77777777" w:rsidR="004F50D4" w:rsidRPr="004F50D4" w:rsidRDefault="00477F17">
      <w:pPr>
        <w:pStyle w:val="TOC3"/>
      </w:pPr>
      <w:r>
        <w:fldChar w:fldCharType="begin"/>
      </w:r>
      <w:r>
        <w:instrText xml:space="preserve"> HYPERLINK \l "_Toc436926877" </w:instrText>
      </w:r>
      <w:r>
        <w:fldChar w:fldCharType="separate"/>
      </w:r>
      <w:r w:rsidR="004F50D4" w:rsidRPr="006A05BF">
        <w:rPr>
          <w:rStyle w:val="Hyperlink"/>
          <w:color w:val="000000" w:themeColor="text1"/>
          <w:u w:val="none"/>
        </w:rPr>
        <w:t xml:space="preserve">Figure 4.9: Timing analysis report </w:t>
      </w:r>
      <w:r w:rsidR="004F50D4" w:rsidRPr="006A05BF">
        <w:rPr>
          <w:rStyle w:val="Hyperlink"/>
          <w:rFonts w:eastAsia="Times New Roman"/>
          <w:color w:val="000000" w:themeColor="text1"/>
          <w:u w:val="none"/>
        </w:rPr>
        <w:t>of SQRT CSLA</w:t>
      </w:r>
      <w:r w:rsidR="004F50D4" w:rsidRPr="004F50D4">
        <w:rPr>
          <w:webHidden/>
        </w:rPr>
        <w:tab/>
      </w:r>
      <w:r w:rsidR="004F50D4" w:rsidRPr="00D81389">
        <w:rPr>
          <w:webHidden/>
        </w:rPr>
        <w:fldChar w:fldCharType="begin"/>
      </w:r>
      <w:r w:rsidR="004F50D4" w:rsidRPr="004F50D4">
        <w:rPr>
          <w:webHidden/>
        </w:rPr>
        <w:instrText xml:space="preserve"> PAGEREF _Toc436926877 \h </w:instrText>
      </w:r>
      <w:r w:rsidR="004F50D4" w:rsidRPr="00D81389">
        <w:rPr>
          <w:webHidden/>
        </w:rPr>
      </w:r>
      <w:r w:rsidR="004F50D4" w:rsidRPr="00D81389">
        <w:rPr>
          <w:webHidden/>
        </w:rPr>
        <w:fldChar w:fldCharType="separate"/>
      </w:r>
      <w:ins w:id="154" w:author="Sri Shanmukha Naraharisetti" w:date="2015-12-14T13:37:00Z">
        <w:r>
          <w:rPr>
            <w:webHidden/>
          </w:rPr>
          <w:t>25</w:t>
        </w:r>
      </w:ins>
      <w:del w:id="155" w:author="Sri Shanmukha Naraharisetti" w:date="2015-12-14T13:35:00Z">
        <w:r w:rsidDel="00477F17">
          <w:rPr>
            <w:webHidden/>
          </w:rPr>
          <w:delText>25</w:delText>
        </w:r>
      </w:del>
      <w:r w:rsidR="004F50D4" w:rsidRPr="00D81389">
        <w:rPr>
          <w:webHidden/>
        </w:rPr>
        <w:fldChar w:fldCharType="end"/>
      </w:r>
      <w:r>
        <w:fldChar w:fldCharType="end"/>
      </w:r>
    </w:p>
    <w:p w14:paraId="5F3DE96B" w14:textId="37B179D3" w:rsidR="004F50D4" w:rsidRPr="004F50D4" w:rsidRDefault="004F50D4">
      <w:pPr>
        <w:pStyle w:val="TOC3"/>
      </w:pPr>
      <w:r w:rsidRPr="004F50D4">
        <w:t>Figure 5.1: Modified SQRT CSLA [6]</w:t>
      </w:r>
      <w:r w:rsidRPr="004F50D4">
        <w:rPr>
          <w:webHidden/>
        </w:rPr>
        <w:tab/>
      </w:r>
      <w:del w:id="156" w:author="LC02" w:date="2015-12-10T13:13:00Z">
        <w:r w:rsidRPr="00D04D09" w:rsidDel="00276124">
          <w:rPr>
            <w:webHidden/>
          </w:rPr>
          <w:fldChar w:fldCharType="begin"/>
        </w:r>
        <w:r w:rsidRPr="004F50D4" w:rsidDel="00276124">
          <w:rPr>
            <w:webHidden/>
          </w:rPr>
          <w:delInstrText xml:space="preserve"> PAGEREF _Toc436926879 \h </w:delInstrText>
        </w:r>
        <w:r w:rsidRPr="00D04D09" w:rsidDel="00276124">
          <w:rPr>
            <w:webHidden/>
          </w:rPr>
        </w:r>
        <w:r w:rsidRPr="00D04D09" w:rsidDel="00276124">
          <w:rPr>
            <w:webHidden/>
          </w:rPr>
          <w:fldChar w:fldCharType="separate"/>
        </w:r>
      </w:del>
      <w:del w:id="157" w:author="LC02" w:date="2015-12-10T12:46:00Z">
        <w:r w:rsidRPr="004F50D4" w:rsidDel="00C900CA">
          <w:rPr>
            <w:webHidden/>
          </w:rPr>
          <w:delText>27</w:delText>
        </w:r>
      </w:del>
      <w:del w:id="158" w:author="LC02" w:date="2015-12-10T13:13:00Z">
        <w:r w:rsidRPr="00D04D09" w:rsidDel="00276124">
          <w:rPr>
            <w:webHidden/>
          </w:rPr>
          <w:fldChar w:fldCharType="end"/>
        </w:r>
      </w:del>
      <w:ins w:id="159" w:author="LC02" w:date="2015-12-10T13:13:00Z">
        <w:r w:rsidR="00276124">
          <w:rPr>
            <w:webHidden/>
          </w:rPr>
          <w:t>27</w:t>
        </w:r>
      </w:ins>
    </w:p>
    <w:p w14:paraId="6530A53B" w14:textId="13D81017" w:rsidR="004F50D4" w:rsidRPr="004F50D4" w:rsidRDefault="006E3031">
      <w:pPr>
        <w:pStyle w:val="TOC3"/>
      </w:pPr>
      <w:r>
        <w:fldChar w:fldCharType="begin"/>
      </w:r>
      <w:r>
        <w:instrText xml:space="preserve"> HYPERLINK \l "_Toc436926880" </w:instrText>
      </w:r>
      <w:r>
        <w:fldChar w:fldCharType="separate"/>
      </w:r>
      <w:r w:rsidR="004F50D4" w:rsidRPr="006A05BF">
        <w:rPr>
          <w:rStyle w:val="Hyperlink"/>
          <w:color w:val="000000" w:themeColor="text1"/>
          <w:u w:val="none"/>
        </w:rPr>
        <w:t>Figure 5.2: A 4 bit BEC [6]</w:t>
      </w:r>
      <w:r w:rsidR="004F50D4" w:rsidRPr="004F50D4">
        <w:rPr>
          <w:webHidden/>
        </w:rPr>
        <w:tab/>
      </w:r>
      <w:del w:id="160" w:author="LC02" w:date="2015-12-10T12:54:00Z">
        <w:r w:rsidR="004F50D4" w:rsidRPr="00D81389" w:rsidDel="009E4084">
          <w:rPr>
            <w:webHidden/>
          </w:rPr>
          <w:fldChar w:fldCharType="begin"/>
        </w:r>
        <w:r w:rsidR="004F50D4" w:rsidRPr="004F50D4" w:rsidDel="009E4084">
          <w:rPr>
            <w:webHidden/>
          </w:rPr>
          <w:delInstrText xml:space="preserve"> PAGEREF _Toc436926880 \h </w:delInstrText>
        </w:r>
        <w:r w:rsidR="004F50D4" w:rsidRPr="00D81389" w:rsidDel="009E4084">
          <w:rPr>
            <w:webHidden/>
          </w:rPr>
        </w:r>
        <w:r w:rsidR="004F50D4" w:rsidRPr="00D81389" w:rsidDel="009E4084">
          <w:rPr>
            <w:webHidden/>
          </w:rPr>
          <w:fldChar w:fldCharType="separate"/>
        </w:r>
      </w:del>
      <w:ins w:id="161" w:author="Sri Shanmukha Naraharisetti" w:date="2015-12-14T13:37:00Z">
        <w:r w:rsidR="00477F17">
          <w:rPr>
            <w:b/>
            <w:bCs w:val="0"/>
            <w:webHidden/>
          </w:rPr>
          <w:t>Error! Bookmark not defined.</w:t>
        </w:r>
      </w:ins>
      <w:ins w:id="162" w:author="LC02" w:date="2015-12-10T13:19:00Z">
        <w:del w:id="163" w:author="Sri Shanmukha Naraharisetti" w:date="2015-12-14T13:31:00Z">
          <w:r w:rsidR="00354033" w:rsidDel="00477F17">
            <w:rPr>
              <w:b/>
              <w:bCs w:val="0"/>
              <w:webHidden/>
            </w:rPr>
            <w:delText>Error! Bookmark not defined.</w:delText>
          </w:r>
        </w:del>
      </w:ins>
      <w:del w:id="164" w:author="Sri Shanmukha Naraharisetti" w:date="2015-12-14T13:31:00Z">
        <w:r w:rsidR="004F50D4" w:rsidRPr="004F50D4" w:rsidDel="00477F17">
          <w:rPr>
            <w:webHidden/>
          </w:rPr>
          <w:delText>27</w:delText>
        </w:r>
      </w:del>
      <w:del w:id="165" w:author="LC02" w:date="2015-12-10T12:54:00Z">
        <w:r w:rsidR="004F50D4" w:rsidRPr="00D81389" w:rsidDel="009E4084">
          <w:rPr>
            <w:webHidden/>
          </w:rPr>
          <w:fldChar w:fldCharType="end"/>
        </w:r>
      </w:del>
      <w:r>
        <w:fldChar w:fldCharType="end"/>
      </w:r>
      <w:ins w:id="166" w:author="LC02" w:date="2015-12-10T12:54:00Z">
        <w:r w:rsidR="009E4084">
          <w:t>27</w:t>
        </w:r>
      </w:ins>
    </w:p>
    <w:p w14:paraId="163FAFD6" w14:textId="77777777" w:rsidR="004F50D4" w:rsidRPr="004F50D4" w:rsidRDefault="00477F17">
      <w:pPr>
        <w:pStyle w:val="TOC3"/>
      </w:pPr>
      <w:r>
        <w:fldChar w:fldCharType="begin"/>
      </w:r>
      <w:r>
        <w:instrText xml:space="preserve"> HYPERLINK \l "_Toc436926883" </w:instrText>
      </w:r>
      <w:r>
        <w:fldChar w:fldCharType="separate"/>
      </w:r>
      <w:r w:rsidR="004F50D4" w:rsidRPr="006A05BF">
        <w:rPr>
          <w:rStyle w:val="Hyperlink"/>
          <w:color w:val="000000" w:themeColor="text1"/>
          <w:u w:val="none"/>
        </w:rPr>
        <w:t>Figure 5.3: Simulation of modified SQRT CSLA in VCS simulator</w:t>
      </w:r>
      <w:r w:rsidR="004F50D4" w:rsidRPr="004F50D4">
        <w:rPr>
          <w:webHidden/>
        </w:rPr>
        <w:tab/>
      </w:r>
      <w:r w:rsidR="004F50D4" w:rsidRPr="00D81389">
        <w:rPr>
          <w:webHidden/>
        </w:rPr>
        <w:fldChar w:fldCharType="begin"/>
      </w:r>
      <w:r w:rsidR="004F50D4" w:rsidRPr="004F50D4">
        <w:rPr>
          <w:webHidden/>
        </w:rPr>
        <w:instrText xml:space="preserve"> PAGEREF _Toc436926883 \h </w:instrText>
      </w:r>
      <w:r w:rsidR="004F50D4" w:rsidRPr="00D81389">
        <w:rPr>
          <w:webHidden/>
        </w:rPr>
      </w:r>
      <w:r w:rsidR="004F50D4" w:rsidRPr="00D81389">
        <w:rPr>
          <w:webHidden/>
        </w:rPr>
        <w:fldChar w:fldCharType="separate"/>
      </w:r>
      <w:ins w:id="167" w:author="Sri Shanmukha Naraharisetti" w:date="2015-12-14T13:37:00Z">
        <w:r>
          <w:rPr>
            <w:webHidden/>
          </w:rPr>
          <w:t>29</w:t>
        </w:r>
      </w:ins>
      <w:del w:id="168" w:author="Sri Shanmukha Naraharisetti" w:date="2015-12-14T13:35:00Z">
        <w:r w:rsidDel="00477F17">
          <w:rPr>
            <w:webHidden/>
          </w:rPr>
          <w:delText>29</w:delText>
        </w:r>
      </w:del>
      <w:r w:rsidR="004F50D4" w:rsidRPr="00D81389">
        <w:rPr>
          <w:webHidden/>
        </w:rPr>
        <w:fldChar w:fldCharType="end"/>
      </w:r>
      <w:r>
        <w:fldChar w:fldCharType="end"/>
      </w:r>
    </w:p>
    <w:p w14:paraId="244971B2" w14:textId="77777777" w:rsidR="004F50D4" w:rsidRPr="004F50D4" w:rsidRDefault="00477F17">
      <w:pPr>
        <w:pStyle w:val="TOC3"/>
      </w:pPr>
      <w:r>
        <w:lastRenderedPageBreak/>
        <w:fldChar w:fldCharType="begin"/>
      </w:r>
      <w:r>
        <w:instrText xml:space="preserve"> HYPERLINK \l "_Toc436926885" </w:instrText>
      </w:r>
      <w:r>
        <w:fldChar w:fldCharType="separate"/>
      </w:r>
      <w:r w:rsidR="004F50D4" w:rsidRPr="006A05BF">
        <w:rPr>
          <w:rStyle w:val="Hyperlink"/>
          <w:color w:val="000000" w:themeColor="text1"/>
          <w:u w:val="none"/>
        </w:rPr>
        <w:t>Figure 5.4: Block diagram of 16 bit SQRT MCSLA</w:t>
      </w:r>
      <w:r w:rsidR="004F50D4" w:rsidRPr="004F50D4">
        <w:rPr>
          <w:webHidden/>
        </w:rPr>
        <w:tab/>
      </w:r>
      <w:r w:rsidR="004F50D4" w:rsidRPr="00D81389">
        <w:rPr>
          <w:webHidden/>
        </w:rPr>
        <w:fldChar w:fldCharType="begin"/>
      </w:r>
      <w:r w:rsidR="004F50D4" w:rsidRPr="004F50D4">
        <w:rPr>
          <w:webHidden/>
        </w:rPr>
        <w:instrText xml:space="preserve"> PAGEREF _Toc436926885 \h </w:instrText>
      </w:r>
      <w:r w:rsidR="004F50D4" w:rsidRPr="00D81389">
        <w:rPr>
          <w:webHidden/>
        </w:rPr>
      </w:r>
      <w:r w:rsidR="004F50D4" w:rsidRPr="00D81389">
        <w:rPr>
          <w:webHidden/>
        </w:rPr>
        <w:fldChar w:fldCharType="separate"/>
      </w:r>
      <w:ins w:id="169" w:author="Sri Shanmukha Naraharisetti" w:date="2015-12-14T13:37:00Z">
        <w:r>
          <w:rPr>
            <w:webHidden/>
          </w:rPr>
          <w:t>30</w:t>
        </w:r>
      </w:ins>
      <w:del w:id="170" w:author="Sri Shanmukha Naraharisetti" w:date="2015-12-14T13:35:00Z">
        <w:r w:rsidDel="00477F17">
          <w:rPr>
            <w:webHidden/>
          </w:rPr>
          <w:delText>30</w:delText>
        </w:r>
      </w:del>
      <w:r w:rsidR="004F50D4" w:rsidRPr="00D81389">
        <w:rPr>
          <w:webHidden/>
        </w:rPr>
        <w:fldChar w:fldCharType="end"/>
      </w:r>
      <w:r>
        <w:fldChar w:fldCharType="end"/>
      </w:r>
    </w:p>
    <w:p w14:paraId="309B820C" w14:textId="77777777" w:rsidR="004F50D4" w:rsidRPr="004F50D4" w:rsidRDefault="00477F17">
      <w:pPr>
        <w:pStyle w:val="TOC3"/>
      </w:pPr>
      <w:r>
        <w:fldChar w:fldCharType="begin"/>
      </w:r>
      <w:r>
        <w:instrText xml:space="preserve"> HYPERLINK \l "_Toc436926887" </w:instrText>
      </w:r>
      <w:r>
        <w:fldChar w:fldCharType="separate"/>
      </w:r>
      <w:r w:rsidR="004F50D4" w:rsidRPr="006A05BF">
        <w:rPr>
          <w:rStyle w:val="Hyperlink"/>
          <w:color w:val="000000" w:themeColor="text1"/>
          <w:u w:val="none"/>
        </w:rPr>
        <w:t>Figure 5.5: Schematic view of MSQRT CSLA</w:t>
      </w:r>
      <w:r w:rsidR="004F50D4" w:rsidRPr="004F50D4">
        <w:rPr>
          <w:webHidden/>
        </w:rPr>
        <w:tab/>
      </w:r>
      <w:r w:rsidR="004F50D4" w:rsidRPr="00D81389">
        <w:rPr>
          <w:webHidden/>
        </w:rPr>
        <w:fldChar w:fldCharType="begin"/>
      </w:r>
      <w:r w:rsidR="004F50D4" w:rsidRPr="004F50D4">
        <w:rPr>
          <w:webHidden/>
        </w:rPr>
        <w:instrText xml:space="preserve"> PAGEREF _Toc436926887 \h </w:instrText>
      </w:r>
      <w:r w:rsidR="004F50D4" w:rsidRPr="00D81389">
        <w:rPr>
          <w:webHidden/>
        </w:rPr>
      </w:r>
      <w:r w:rsidR="004F50D4" w:rsidRPr="00D81389">
        <w:rPr>
          <w:webHidden/>
        </w:rPr>
        <w:fldChar w:fldCharType="separate"/>
      </w:r>
      <w:ins w:id="171" w:author="Sri Shanmukha Naraharisetti" w:date="2015-12-14T13:37:00Z">
        <w:r>
          <w:rPr>
            <w:webHidden/>
          </w:rPr>
          <w:t>31</w:t>
        </w:r>
      </w:ins>
      <w:del w:id="172" w:author="Sri Shanmukha Naraharisetti" w:date="2015-12-14T13:35:00Z">
        <w:r w:rsidDel="00477F17">
          <w:rPr>
            <w:webHidden/>
          </w:rPr>
          <w:delText>31</w:delText>
        </w:r>
      </w:del>
      <w:r w:rsidR="004F50D4" w:rsidRPr="00D81389">
        <w:rPr>
          <w:webHidden/>
        </w:rPr>
        <w:fldChar w:fldCharType="end"/>
      </w:r>
      <w:r>
        <w:fldChar w:fldCharType="end"/>
      </w:r>
    </w:p>
    <w:p w14:paraId="58D8CBAB" w14:textId="77777777" w:rsidR="004F50D4" w:rsidRPr="004F50D4" w:rsidRDefault="00477F17">
      <w:pPr>
        <w:pStyle w:val="TOC3"/>
      </w:pPr>
      <w:r>
        <w:fldChar w:fldCharType="begin"/>
      </w:r>
      <w:r>
        <w:instrText xml:space="preserve"> HYPERLINK \l "_Toc436926888" </w:instrText>
      </w:r>
      <w:r>
        <w:fldChar w:fldCharType="separate"/>
      </w:r>
      <w:r w:rsidR="004F50D4" w:rsidRPr="006A05BF">
        <w:rPr>
          <w:rStyle w:val="Hyperlink"/>
          <w:color w:val="000000" w:themeColor="text1"/>
          <w:u w:val="none"/>
        </w:rPr>
        <w:t>Figure 5.6: Schematic of MSQRT CSLA with the 4 bit BEC zoomed</w:t>
      </w:r>
      <w:r w:rsidR="004F50D4" w:rsidRPr="004F50D4">
        <w:rPr>
          <w:webHidden/>
        </w:rPr>
        <w:tab/>
      </w:r>
      <w:r w:rsidR="004F50D4" w:rsidRPr="00D81389">
        <w:rPr>
          <w:webHidden/>
        </w:rPr>
        <w:fldChar w:fldCharType="begin"/>
      </w:r>
      <w:r w:rsidR="004F50D4" w:rsidRPr="004F50D4">
        <w:rPr>
          <w:webHidden/>
        </w:rPr>
        <w:instrText xml:space="preserve"> PAGEREF _Toc436926888 \h </w:instrText>
      </w:r>
      <w:r w:rsidR="004F50D4" w:rsidRPr="00D81389">
        <w:rPr>
          <w:webHidden/>
        </w:rPr>
      </w:r>
      <w:r w:rsidR="004F50D4" w:rsidRPr="00D81389">
        <w:rPr>
          <w:webHidden/>
        </w:rPr>
        <w:fldChar w:fldCharType="separate"/>
      </w:r>
      <w:ins w:id="173" w:author="Sri Shanmukha Naraharisetti" w:date="2015-12-14T13:37:00Z">
        <w:r>
          <w:rPr>
            <w:webHidden/>
          </w:rPr>
          <w:t>32</w:t>
        </w:r>
      </w:ins>
      <w:del w:id="174" w:author="Sri Shanmukha Naraharisetti" w:date="2015-12-14T13:35:00Z">
        <w:r w:rsidDel="00477F17">
          <w:rPr>
            <w:webHidden/>
          </w:rPr>
          <w:delText>32</w:delText>
        </w:r>
      </w:del>
      <w:r w:rsidR="004F50D4" w:rsidRPr="00D81389">
        <w:rPr>
          <w:webHidden/>
        </w:rPr>
        <w:fldChar w:fldCharType="end"/>
      </w:r>
      <w:r>
        <w:fldChar w:fldCharType="end"/>
      </w:r>
    </w:p>
    <w:p w14:paraId="100A39A3" w14:textId="77777777" w:rsidR="004F50D4" w:rsidRPr="004F50D4" w:rsidRDefault="00477F17">
      <w:pPr>
        <w:pStyle w:val="TOC3"/>
      </w:pPr>
      <w:r>
        <w:fldChar w:fldCharType="begin"/>
      </w:r>
      <w:r>
        <w:instrText xml:space="preserve"> HYPERLINK \l "_Toc436926890" </w:instrText>
      </w:r>
      <w:r>
        <w:fldChar w:fldCharType="separate"/>
      </w:r>
      <w:r w:rsidR="004F50D4" w:rsidRPr="006A05BF">
        <w:rPr>
          <w:rStyle w:val="Hyperlink"/>
          <w:color w:val="000000" w:themeColor="text1"/>
          <w:u w:val="none"/>
        </w:rPr>
        <w:t>Figure 5.7: logic diagram of a 4 bit BEC</w:t>
      </w:r>
      <w:r w:rsidR="004F50D4" w:rsidRPr="004F50D4">
        <w:rPr>
          <w:webHidden/>
        </w:rPr>
        <w:tab/>
      </w:r>
      <w:r w:rsidR="004F50D4" w:rsidRPr="00D81389">
        <w:rPr>
          <w:webHidden/>
        </w:rPr>
        <w:fldChar w:fldCharType="begin"/>
      </w:r>
      <w:r w:rsidR="004F50D4" w:rsidRPr="004F50D4">
        <w:rPr>
          <w:webHidden/>
        </w:rPr>
        <w:instrText xml:space="preserve"> PAGEREF _Toc436926890 \h </w:instrText>
      </w:r>
      <w:r w:rsidR="004F50D4" w:rsidRPr="00D81389">
        <w:rPr>
          <w:webHidden/>
        </w:rPr>
      </w:r>
      <w:r w:rsidR="004F50D4" w:rsidRPr="00D81389">
        <w:rPr>
          <w:webHidden/>
        </w:rPr>
        <w:fldChar w:fldCharType="separate"/>
      </w:r>
      <w:ins w:id="175" w:author="Sri Shanmukha Naraharisetti" w:date="2015-12-14T13:37:00Z">
        <w:r>
          <w:rPr>
            <w:webHidden/>
          </w:rPr>
          <w:t>33</w:t>
        </w:r>
      </w:ins>
      <w:del w:id="176" w:author="Sri Shanmukha Naraharisetti" w:date="2015-12-14T13:35:00Z">
        <w:r w:rsidDel="00477F17">
          <w:rPr>
            <w:webHidden/>
          </w:rPr>
          <w:delText>33</w:delText>
        </w:r>
      </w:del>
      <w:r w:rsidR="004F50D4" w:rsidRPr="00D81389">
        <w:rPr>
          <w:webHidden/>
        </w:rPr>
        <w:fldChar w:fldCharType="end"/>
      </w:r>
      <w:r>
        <w:fldChar w:fldCharType="end"/>
      </w:r>
    </w:p>
    <w:p w14:paraId="7351E5DF" w14:textId="77777777" w:rsidR="004F50D4" w:rsidRPr="004F50D4" w:rsidRDefault="00477F17">
      <w:pPr>
        <w:pStyle w:val="TOC3"/>
      </w:pPr>
      <w:r>
        <w:fldChar w:fldCharType="begin"/>
      </w:r>
      <w:r>
        <w:instrText xml:space="preserve"> HYPERLINK \l "_Toc436926892" </w:instrText>
      </w:r>
      <w:r>
        <w:fldChar w:fldCharType="separate"/>
      </w:r>
      <w:r w:rsidR="004F50D4" w:rsidRPr="006A05BF">
        <w:rPr>
          <w:rStyle w:val="Hyperlink"/>
          <w:color w:val="000000" w:themeColor="text1"/>
          <w:u w:val="none"/>
        </w:rPr>
        <w:t>Figure 5.8: Layout diagram of MSQRT CSLA</w:t>
      </w:r>
      <w:r w:rsidR="004F50D4" w:rsidRPr="004F50D4">
        <w:rPr>
          <w:webHidden/>
        </w:rPr>
        <w:tab/>
      </w:r>
      <w:r w:rsidR="004F50D4" w:rsidRPr="00D81389">
        <w:rPr>
          <w:webHidden/>
        </w:rPr>
        <w:fldChar w:fldCharType="begin"/>
      </w:r>
      <w:r w:rsidR="004F50D4" w:rsidRPr="004F50D4">
        <w:rPr>
          <w:webHidden/>
        </w:rPr>
        <w:instrText xml:space="preserve"> PAGEREF _Toc436926892 \h </w:instrText>
      </w:r>
      <w:r w:rsidR="004F50D4" w:rsidRPr="00D81389">
        <w:rPr>
          <w:webHidden/>
        </w:rPr>
      </w:r>
      <w:r w:rsidR="004F50D4" w:rsidRPr="00D81389">
        <w:rPr>
          <w:webHidden/>
        </w:rPr>
        <w:fldChar w:fldCharType="separate"/>
      </w:r>
      <w:ins w:id="177" w:author="Sri Shanmukha Naraharisetti" w:date="2015-12-14T13:37:00Z">
        <w:r>
          <w:rPr>
            <w:webHidden/>
          </w:rPr>
          <w:t>34</w:t>
        </w:r>
      </w:ins>
      <w:del w:id="178" w:author="Sri Shanmukha Naraharisetti" w:date="2015-12-14T13:35:00Z">
        <w:r w:rsidDel="00477F17">
          <w:rPr>
            <w:webHidden/>
          </w:rPr>
          <w:delText>34</w:delText>
        </w:r>
      </w:del>
      <w:r w:rsidR="004F50D4" w:rsidRPr="00D81389">
        <w:rPr>
          <w:webHidden/>
        </w:rPr>
        <w:fldChar w:fldCharType="end"/>
      </w:r>
      <w:r>
        <w:fldChar w:fldCharType="end"/>
      </w:r>
    </w:p>
    <w:p w14:paraId="27EC9D0A" w14:textId="77777777" w:rsidR="004F50D4" w:rsidRPr="004F50D4" w:rsidRDefault="00477F17">
      <w:pPr>
        <w:pStyle w:val="TOC3"/>
      </w:pPr>
      <w:r>
        <w:fldChar w:fldCharType="begin"/>
      </w:r>
      <w:r>
        <w:instrText xml:space="preserve"> HYPERLINK \l "_Toc436926895" </w:instrText>
      </w:r>
      <w:r>
        <w:fldChar w:fldCharType="separate"/>
      </w:r>
      <w:r w:rsidR="004F50D4" w:rsidRPr="006A05BF">
        <w:rPr>
          <w:rStyle w:val="Hyperlink"/>
          <w:color w:val="000000" w:themeColor="text1"/>
          <w:u w:val="none"/>
        </w:rPr>
        <w:t>Figure 5.9: Power analysis report of MSQRT CSLA</w:t>
      </w:r>
      <w:r w:rsidR="004F50D4" w:rsidRPr="004F50D4">
        <w:rPr>
          <w:webHidden/>
        </w:rPr>
        <w:tab/>
      </w:r>
      <w:r w:rsidR="004F50D4" w:rsidRPr="00D81389">
        <w:rPr>
          <w:webHidden/>
        </w:rPr>
        <w:fldChar w:fldCharType="begin"/>
      </w:r>
      <w:r w:rsidR="004F50D4" w:rsidRPr="004F50D4">
        <w:rPr>
          <w:webHidden/>
        </w:rPr>
        <w:instrText xml:space="preserve"> PAGEREF _Toc436926895 \h </w:instrText>
      </w:r>
      <w:r w:rsidR="004F50D4" w:rsidRPr="00D81389">
        <w:rPr>
          <w:webHidden/>
        </w:rPr>
      </w:r>
      <w:r w:rsidR="004F50D4" w:rsidRPr="00D81389">
        <w:rPr>
          <w:webHidden/>
        </w:rPr>
        <w:fldChar w:fldCharType="separate"/>
      </w:r>
      <w:ins w:id="179" w:author="Sri Shanmukha Naraharisetti" w:date="2015-12-14T13:37:00Z">
        <w:r>
          <w:rPr>
            <w:webHidden/>
          </w:rPr>
          <w:t>35</w:t>
        </w:r>
      </w:ins>
      <w:del w:id="180" w:author="Sri Shanmukha Naraharisetti" w:date="2015-12-14T13:35:00Z">
        <w:r w:rsidDel="00477F17">
          <w:rPr>
            <w:webHidden/>
          </w:rPr>
          <w:delText>35</w:delText>
        </w:r>
      </w:del>
      <w:r w:rsidR="004F50D4" w:rsidRPr="00D81389">
        <w:rPr>
          <w:webHidden/>
        </w:rPr>
        <w:fldChar w:fldCharType="end"/>
      </w:r>
      <w:r>
        <w:fldChar w:fldCharType="end"/>
      </w:r>
    </w:p>
    <w:p w14:paraId="3B515A61" w14:textId="77777777" w:rsidR="004F50D4" w:rsidRPr="004F50D4" w:rsidRDefault="00477F17">
      <w:pPr>
        <w:pStyle w:val="TOC3"/>
      </w:pPr>
      <w:r>
        <w:fldChar w:fldCharType="begin"/>
      </w:r>
      <w:r>
        <w:instrText xml:space="preserve"> HYPERLINK \l "_Toc436926897" </w:instrText>
      </w:r>
      <w:r>
        <w:fldChar w:fldCharType="separate"/>
      </w:r>
      <w:r w:rsidR="004F50D4" w:rsidRPr="006A05BF">
        <w:rPr>
          <w:rStyle w:val="Hyperlink"/>
          <w:color w:val="000000" w:themeColor="text1"/>
          <w:u w:val="none"/>
        </w:rPr>
        <w:t>Figure 5.10: Area analysis report of MSQRT CSLA</w:t>
      </w:r>
      <w:r w:rsidR="004F50D4" w:rsidRPr="004F50D4">
        <w:rPr>
          <w:webHidden/>
        </w:rPr>
        <w:tab/>
      </w:r>
      <w:r w:rsidR="004F50D4" w:rsidRPr="00D81389">
        <w:rPr>
          <w:webHidden/>
        </w:rPr>
        <w:fldChar w:fldCharType="begin"/>
      </w:r>
      <w:r w:rsidR="004F50D4" w:rsidRPr="004F50D4">
        <w:rPr>
          <w:webHidden/>
        </w:rPr>
        <w:instrText xml:space="preserve"> PAGEREF _Toc436926897 \h </w:instrText>
      </w:r>
      <w:r w:rsidR="004F50D4" w:rsidRPr="00D81389">
        <w:rPr>
          <w:webHidden/>
        </w:rPr>
      </w:r>
      <w:r w:rsidR="004F50D4" w:rsidRPr="00D81389">
        <w:rPr>
          <w:webHidden/>
        </w:rPr>
        <w:fldChar w:fldCharType="separate"/>
      </w:r>
      <w:ins w:id="181" w:author="Sri Shanmukha Naraharisetti" w:date="2015-12-14T13:37:00Z">
        <w:r>
          <w:rPr>
            <w:webHidden/>
          </w:rPr>
          <w:t>36</w:t>
        </w:r>
      </w:ins>
      <w:del w:id="182" w:author="Sri Shanmukha Naraharisetti" w:date="2015-12-14T13:35:00Z">
        <w:r w:rsidDel="00477F17">
          <w:rPr>
            <w:webHidden/>
          </w:rPr>
          <w:delText>36</w:delText>
        </w:r>
      </w:del>
      <w:r w:rsidR="004F50D4" w:rsidRPr="00D81389">
        <w:rPr>
          <w:webHidden/>
        </w:rPr>
        <w:fldChar w:fldCharType="end"/>
      </w:r>
      <w:r>
        <w:fldChar w:fldCharType="end"/>
      </w:r>
    </w:p>
    <w:p w14:paraId="3B051B99" w14:textId="77777777" w:rsidR="004F50D4" w:rsidRPr="004F50D4" w:rsidRDefault="00477F17">
      <w:pPr>
        <w:pStyle w:val="TOC3"/>
      </w:pPr>
      <w:r>
        <w:fldChar w:fldCharType="begin"/>
      </w:r>
      <w:r>
        <w:instrText xml:space="preserve"> HYPERLINK \l "_Toc436926899" </w:instrText>
      </w:r>
      <w:r>
        <w:fldChar w:fldCharType="separate"/>
      </w:r>
      <w:r w:rsidR="004F50D4" w:rsidRPr="006A05BF">
        <w:rPr>
          <w:rStyle w:val="Hyperlink"/>
          <w:color w:val="000000" w:themeColor="text1"/>
          <w:u w:val="none"/>
        </w:rPr>
        <w:t>Figure 5.11: Timing analysis report of MSQRT CSLA</w:t>
      </w:r>
      <w:r w:rsidR="004F50D4" w:rsidRPr="004F50D4">
        <w:rPr>
          <w:webHidden/>
        </w:rPr>
        <w:tab/>
      </w:r>
      <w:r w:rsidR="004F50D4" w:rsidRPr="00D81389">
        <w:rPr>
          <w:webHidden/>
        </w:rPr>
        <w:fldChar w:fldCharType="begin"/>
      </w:r>
      <w:r w:rsidR="004F50D4" w:rsidRPr="004F50D4">
        <w:rPr>
          <w:webHidden/>
        </w:rPr>
        <w:instrText xml:space="preserve"> PAGEREF _Toc436926899 \h </w:instrText>
      </w:r>
      <w:r w:rsidR="004F50D4" w:rsidRPr="00D81389">
        <w:rPr>
          <w:webHidden/>
        </w:rPr>
      </w:r>
      <w:r w:rsidR="004F50D4" w:rsidRPr="00D81389">
        <w:rPr>
          <w:webHidden/>
        </w:rPr>
        <w:fldChar w:fldCharType="separate"/>
      </w:r>
      <w:ins w:id="183" w:author="Sri Shanmukha Naraharisetti" w:date="2015-12-14T13:37:00Z">
        <w:r>
          <w:rPr>
            <w:webHidden/>
          </w:rPr>
          <w:t>37</w:t>
        </w:r>
      </w:ins>
      <w:del w:id="184" w:author="Sri Shanmukha Naraharisetti" w:date="2015-12-14T13:35:00Z">
        <w:r w:rsidDel="00477F17">
          <w:rPr>
            <w:webHidden/>
          </w:rPr>
          <w:delText>37</w:delText>
        </w:r>
      </w:del>
      <w:r w:rsidR="004F50D4" w:rsidRPr="00D81389">
        <w:rPr>
          <w:webHidden/>
        </w:rPr>
        <w:fldChar w:fldCharType="end"/>
      </w:r>
      <w:r>
        <w:fldChar w:fldCharType="end"/>
      </w:r>
    </w:p>
    <w:p w14:paraId="4E0086B0" w14:textId="3198DBAB" w:rsidR="004F50D4" w:rsidRPr="004F50D4" w:rsidRDefault="00593FF0">
      <w:pPr>
        <w:pStyle w:val="TOC3"/>
      </w:pPr>
      <w:r w:rsidRPr="006A05BF">
        <w:t>Figure 5.12: Graph comparing the area analysis</w:t>
      </w:r>
      <w:r w:rsidRPr="004F50D4">
        <w:rPr>
          <w:webHidden/>
        </w:rPr>
        <w:tab/>
      </w:r>
      <w:r>
        <w:rPr>
          <w:webHidden/>
        </w:rPr>
        <w:t>40</w:t>
      </w:r>
    </w:p>
    <w:p w14:paraId="053BDA12" w14:textId="5E786FAA" w:rsidR="004F50D4" w:rsidRPr="004F50D4" w:rsidRDefault="006E3031">
      <w:pPr>
        <w:pStyle w:val="TOC3"/>
      </w:pPr>
      <w:r>
        <w:fldChar w:fldCharType="begin"/>
      </w:r>
      <w:r>
        <w:instrText xml:space="preserve"> HYPERLINK \l "_Toc436926905" </w:instrText>
      </w:r>
      <w:r>
        <w:fldChar w:fldCharType="separate"/>
      </w:r>
      <w:r w:rsidR="004F50D4" w:rsidRPr="006A05BF">
        <w:rPr>
          <w:rStyle w:val="Hyperlink"/>
          <w:color w:val="000000" w:themeColor="text1"/>
          <w:u w:val="none"/>
        </w:rPr>
        <w:t>Figure 5.13: Graph comparing the percentage difference in area</w:t>
      </w:r>
      <w:r w:rsidR="004F50D4" w:rsidRPr="004F50D4">
        <w:rPr>
          <w:webHidden/>
        </w:rPr>
        <w:tab/>
      </w:r>
      <w:r w:rsidR="004F50D4" w:rsidRPr="00D81389">
        <w:rPr>
          <w:webHidden/>
        </w:rPr>
        <w:fldChar w:fldCharType="begin"/>
      </w:r>
      <w:r w:rsidR="004F50D4" w:rsidRPr="004F50D4">
        <w:rPr>
          <w:webHidden/>
        </w:rPr>
        <w:instrText xml:space="preserve"> PAGEREF _Toc436926905 \h </w:instrText>
      </w:r>
      <w:r w:rsidR="004F50D4" w:rsidRPr="00D81389">
        <w:rPr>
          <w:webHidden/>
        </w:rPr>
      </w:r>
      <w:r w:rsidR="004F50D4" w:rsidRPr="00D81389">
        <w:rPr>
          <w:webHidden/>
        </w:rPr>
        <w:fldChar w:fldCharType="separate"/>
      </w:r>
      <w:ins w:id="185" w:author="Sri Shanmukha Naraharisetti" w:date="2015-12-14T13:37:00Z">
        <w:r w:rsidR="00477F17">
          <w:rPr>
            <w:webHidden/>
          </w:rPr>
          <w:t>41</w:t>
        </w:r>
      </w:ins>
      <w:ins w:id="186" w:author="LC02" w:date="2015-12-10T13:19:00Z">
        <w:del w:id="187" w:author="Sri Shanmukha Naraharisetti" w:date="2015-12-14T13:31:00Z">
          <w:r w:rsidR="00354033" w:rsidDel="00477F17">
            <w:rPr>
              <w:webHidden/>
            </w:rPr>
            <w:delText>41</w:delText>
          </w:r>
        </w:del>
      </w:ins>
      <w:del w:id="188" w:author="Sri Shanmukha Naraharisetti" w:date="2015-12-14T13:31:00Z">
        <w:r w:rsidR="004F50D4" w:rsidRPr="004F50D4" w:rsidDel="00477F17">
          <w:rPr>
            <w:webHidden/>
          </w:rPr>
          <w:delText>4</w:delText>
        </w:r>
      </w:del>
      <w:r w:rsidR="004F50D4" w:rsidRPr="00D81389">
        <w:rPr>
          <w:webHidden/>
        </w:rPr>
        <w:fldChar w:fldCharType="end"/>
      </w:r>
      <w:r>
        <w:fldChar w:fldCharType="end"/>
      </w:r>
      <w:del w:id="189" w:author="LC02" w:date="2015-12-10T12:54:00Z">
        <w:r w:rsidR="00593FF0" w:rsidDel="009E4084">
          <w:delText>0</w:delText>
        </w:r>
      </w:del>
    </w:p>
    <w:p w14:paraId="642986A1" w14:textId="14DD73F7" w:rsidR="004F50D4" w:rsidRPr="004F50D4" w:rsidRDefault="00593FF0">
      <w:pPr>
        <w:pStyle w:val="TOC3"/>
      </w:pPr>
      <w:r w:rsidRPr="006A05BF">
        <w:t>Figure 5.14: Graph comparing the power analysis</w:t>
      </w:r>
      <w:r w:rsidRPr="004F50D4">
        <w:rPr>
          <w:webHidden/>
        </w:rPr>
        <w:tab/>
      </w:r>
      <w:r w:rsidRPr="00D81389">
        <w:rPr>
          <w:webHidden/>
        </w:rPr>
        <w:fldChar w:fldCharType="begin"/>
      </w:r>
      <w:r w:rsidRPr="004F50D4">
        <w:rPr>
          <w:webHidden/>
        </w:rPr>
        <w:instrText xml:space="preserve"> PAGEREF _Toc436926907 \h </w:instrText>
      </w:r>
      <w:r w:rsidRPr="00D81389">
        <w:rPr>
          <w:webHidden/>
        </w:rPr>
      </w:r>
      <w:r w:rsidRPr="00D81389">
        <w:rPr>
          <w:webHidden/>
        </w:rPr>
        <w:fldChar w:fldCharType="separate"/>
      </w:r>
      <w:ins w:id="190" w:author="Sri Shanmukha Naraharisetti" w:date="2015-12-14T13:37:00Z">
        <w:r w:rsidR="00477F17">
          <w:rPr>
            <w:webHidden/>
          </w:rPr>
          <w:t>41</w:t>
        </w:r>
      </w:ins>
      <w:ins w:id="191" w:author="LC02" w:date="2015-12-10T13:19:00Z">
        <w:del w:id="192" w:author="Sri Shanmukha Naraharisetti" w:date="2015-12-14T13:31:00Z">
          <w:r w:rsidR="00354033" w:rsidDel="00477F17">
            <w:rPr>
              <w:webHidden/>
            </w:rPr>
            <w:delText>41</w:delText>
          </w:r>
        </w:del>
      </w:ins>
      <w:del w:id="193" w:author="Sri Shanmukha Naraharisetti" w:date="2015-12-14T13:31:00Z">
        <w:r w:rsidRPr="004F50D4" w:rsidDel="00477F17">
          <w:rPr>
            <w:webHidden/>
          </w:rPr>
          <w:delText>4</w:delText>
        </w:r>
      </w:del>
      <w:r w:rsidRPr="00D81389">
        <w:rPr>
          <w:webHidden/>
        </w:rPr>
        <w:fldChar w:fldCharType="end"/>
      </w:r>
      <w:del w:id="194" w:author="LC02" w:date="2015-12-10T12:54:00Z">
        <w:r w:rsidDel="009E4084">
          <w:rPr>
            <w:webHidden/>
          </w:rPr>
          <w:delText>0</w:delText>
        </w:r>
      </w:del>
    </w:p>
    <w:p w14:paraId="281EC121" w14:textId="0C61CE6B" w:rsidR="004F50D4" w:rsidRPr="004F50D4" w:rsidRDefault="006E3031">
      <w:pPr>
        <w:pStyle w:val="TOC3"/>
      </w:pPr>
      <w:r>
        <w:fldChar w:fldCharType="begin"/>
      </w:r>
      <w:r>
        <w:instrText xml:space="preserve"> HYPERLINK \l "_Toc436926908" </w:instrText>
      </w:r>
      <w:r>
        <w:fldChar w:fldCharType="separate"/>
      </w:r>
      <w:r w:rsidR="004F50D4" w:rsidRPr="006A05BF">
        <w:rPr>
          <w:rStyle w:val="Hyperlink"/>
          <w:color w:val="000000" w:themeColor="text1"/>
          <w:u w:val="none"/>
        </w:rPr>
        <w:t>Figure 5.15: Graph comparing the percentage difference of power</w:t>
      </w:r>
      <w:r w:rsidR="004F50D4" w:rsidRPr="004F50D4">
        <w:rPr>
          <w:webHidden/>
        </w:rPr>
        <w:tab/>
      </w:r>
      <w:r w:rsidR="004F50D4" w:rsidRPr="00D81389">
        <w:rPr>
          <w:webHidden/>
        </w:rPr>
        <w:fldChar w:fldCharType="begin"/>
      </w:r>
      <w:r w:rsidR="004F50D4" w:rsidRPr="004F50D4">
        <w:rPr>
          <w:webHidden/>
        </w:rPr>
        <w:instrText xml:space="preserve"> PAGEREF _Toc436926908 \h </w:instrText>
      </w:r>
      <w:r w:rsidR="004F50D4" w:rsidRPr="00D81389">
        <w:rPr>
          <w:webHidden/>
        </w:rPr>
      </w:r>
      <w:r w:rsidR="004F50D4" w:rsidRPr="00D81389">
        <w:rPr>
          <w:webHidden/>
        </w:rPr>
        <w:fldChar w:fldCharType="separate"/>
      </w:r>
      <w:ins w:id="195" w:author="Sri Shanmukha Naraharisetti" w:date="2015-12-14T13:37:00Z">
        <w:r w:rsidR="00477F17">
          <w:rPr>
            <w:webHidden/>
          </w:rPr>
          <w:t>42</w:t>
        </w:r>
      </w:ins>
      <w:ins w:id="196" w:author="LC02" w:date="2015-12-10T13:19:00Z">
        <w:del w:id="197" w:author="Sri Shanmukha Naraharisetti" w:date="2015-12-14T13:31:00Z">
          <w:r w:rsidR="00354033" w:rsidDel="00477F17">
            <w:rPr>
              <w:webHidden/>
            </w:rPr>
            <w:delText>42</w:delText>
          </w:r>
        </w:del>
      </w:ins>
      <w:del w:id="198" w:author="Sri Shanmukha Naraharisetti" w:date="2015-12-14T13:31:00Z">
        <w:r w:rsidR="004F50D4" w:rsidRPr="004F50D4" w:rsidDel="00477F17">
          <w:rPr>
            <w:webHidden/>
          </w:rPr>
          <w:delText>4</w:delText>
        </w:r>
      </w:del>
      <w:r w:rsidR="004F50D4" w:rsidRPr="00D81389">
        <w:rPr>
          <w:webHidden/>
        </w:rPr>
        <w:fldChar w:fldCharType="end"/>
      </w:r>
      <w:r>
        <w:fldChar w:fldCharType="end"/>
      </w:r>
      <w:del w:id="199" w:author="LC02" w:date="2015-12-10T12:54:00Z">
        <w:r w:rsidR="00593FF0" w:rsidDel="009E4084">
          <w:delText>1</w:delText>
        </w:r>
      </w:del>
    </w:p>
    <w:p w14:paraId="3EE3E562" w14:textId="58225434" w:rsidR="004F50D4" w:rsidRPr="004F50D4" w:rsidRDefault="006E3031">
      <w:pPr>
        <w:pStyle w:val="TOC3"/>
      </w:pPr>
      <w:r>
        <w:fldChar w:fldCharType="begin"/>
      </w:r>
      <w:r>
        <w:instrText xml:space="preserve"> HYPERLINK \l "_Toc436926910" </w:instrText>
      </w:r>
      <w:r>
        <w:fldChar w:fldCharType="separate"/>
      </w:r>
      <w:r w:rsidR="004F50D4" w:rsidRPr="006A05BF">
        <w:rPr>
          <w:rStyle w:val="Hyperlink"/>
          <w:color w:val="000000" w:themeColor="text1"/>
          <w:u w:val="none"/>
        </w:rPr>
        <w:t>Figure 5.16: Graph comparing the timing analysis</w:t>
      </w:r>
      <w:r w:rsidR="004F50D4" w:rsidRPr="004F50D4">
        <w:rPr>
          <w:webHidden/>
        </w:rPr>
        <w:tab/>
      </w:r>
      <w:r w:rsidR="004F50D4" w:rsidRPr="00D81389">
        <w:rPr>
          <w:webHidden/>
        </w:rPr>
        <w:fldChar w:fldCharType="begin"/>
      </w:r>
      <w:r w:rsidR="004F50D4" w:rsidRPr="004F50D4">
        <w:rPr>
          <w:webHidden/>
        </w:rPr>
        <w:instrText xml:space="preserve"> PAGEREF _Toc436926910 \h </w:instrText>
      </w:r>
      <w:r w:rsidR="004F50D4" w:rsidRPr="00D81389">
        <w:rPr>
          <w:webHidden/>
        </w:rPr>
      </w:r>
      <w:r w:rsidR="004F50D4" w:rsidRPr="00D81389">
        <w:rPr>
          <w:webHidden/>
        </w:rPr>
        <w:fldChar w:fldCharType="separate"/>
      </w:r>
      <w:ins w:id="200" w:author="Sri Shanmukha Naraharisetti" w:date="2015-12-14T13:37:00Z">
        <w:r w:rsidR="00477F17">
          <w:rPr>
            <w:webHidden/>
          </w:rPr>
          <w:t>43</w:t>
        </w:r>
      </w:ins>
      <w:ins w:id="201" w:author="LC02" w:date="2015-12-10T13:19:00Z">
        <w:del w:id="202" w:author="Sri Shanmukha Naraharisetti" w:date="2015-12-14T13:31:00Z">
          <w:r w:rsidR="00354033" w:rsidDel="00477F17">
            <w:rPr>
              <w:webHidden/>
            </w:rPr>
            <w:delText>43</w:delText>
          </w:r>
        </w:del>
      </w:ins>
      <w:del w:id="203" w:author="Sri Shanmukha Naraharisetti" w:date="2015-12-14T13:31:00Z">
        <w:r w:rsidR="004F50D4" w:rsidRPr="004F50D4" w:rsidDel="00477F17">
          <w:rPr>
            <w:webHidden/>
          </w:rPr>
          <w:delText>4</w:delText>
        </w:r>
        <w:r w:rsidR="00593FF0" w:rsidDel="00477F17">
          <w:rPr>
            <w:webHidden/>
          </w:rPr>
          <w:delText>2</w:delText>
        </w:r>
      </w:del>
      <w:r w:rsidR="004F50D4" w:rsidRPr="00D81389">
        <w:rPr>
          <w:webHidden/>
        </w:rPr>
        <w:fldChar w:fldCharType="end"/>
      </w:r>
      <w:r>
        <w:fldChar w:fldCharType="end"/>
      </w:r>
    </w:p>
    <w:p w14:paraId="47E3A4A3" w14:textId="37E74BE4" w:rsidR="004F50D4" w:rsidRPr="004F50D4" w:rsidRDefault="006E3031">
      <w:pPr>
        <w:pStyle w:val="TOC3"/>
      </w:pPr>
      <w:r>
        <w:fldChar w:fldCharType="begin"/>
      </w:r>
      <w:r>
        <w:instrText xml:space="preserve"> HYPERLINK \l "_Toc436926911" </w:instrText>
      </w:r>
      <w:r>
        <w:fldChar w:fldCharType="separate"/>
      </w:r>
      <w:r w:rsidR="004F50D4" w:rsidRPr="006A05BF">
        <w:rPr>
          <w:rStyle w:val="Hyperlink"/>
          <w:color w:val="000000" w:themeColor="text1"/>
          <w:u w:val="none"/>
        </w:rPr>
        <w:t>Figure 5.17: Graph comparing the percentage difference of delay</w:t>
      </w:r>
      <w:r w:rsidR="004F50D4" w:rsidRPr="004F50D4">
        <w:rPr>
          <w:webHidden/>
        </w:rPr>
        <w:tab/>
      </w:r>
      <w:r w:rsidR="004F50D4" w:rsidRPr="00D81389">
        <w:rPr>
          <w:webHidden/>
        </w:rPr>
        <w:fldChar w:fldCharType="begin"/>
      </w:r>
      <w:r w:rsidR="004F50D4" w:rsidRPr="004F50D4">
        <w:rPr>
          <w:webHidden/>
        </w:rPr>
        <w:instrText xml:space="preserve"> PAGEREF _Toc436926911 \h </w:instrText>
      </w:r>
      <w:r w:rsidR="004F50D4" w:rsidRPr="00D81389">
        <w:rPr>
          <w:webHidden/>
        </w:rPr>
      </w:r>
      <w:r w:rsidR="004F50D4" w:rsidRPr="00D81389">
        <w:rPr>
          <w:webHidden/>
        </w:rPr>
        <w:fldChar w:fldCharType="separate"/>
      </w:r>
      <w:ins w:id="204" w:author="Sri Shanmukha Naraharisetti" w:date="2015-12-14T13:37:00Z">
        <w:r w:rsidR="00477F17">
          <w:rPr>
            <w:webHidden/>
          </w:rPr>
          <w:t>43</w:t>
        </w:r>
      </w:ins>
      <w:ins w:id="205" w:author="LC02" w:date="2015-12-10T13:19:00Z">
        <w:del w:id="206" w:author="Sri Shanmukha Naraharisetti" w:date="2015-12-14T13:31:00Z">
          <w:r w:rsidR="00354033" w:rsidDel="00477F17">
            <w:rPr>
              <w:webHidden/>
            </w:rPr>
            <w:delText>43</w:delText>
          </w:r>
        </w:del>
      </w:ins>
      <w:del w:id="207" w:author="Sri Shanmukha Naraharisetti" w:date="2015-12-14T13:31:00Z">
        <w:r w:rsidR="004F50D4" w:rsidRPr="004F50D4" w:rsidDel="00477F17">
          <w:rPr>
            <w:webHidden/>
          </w:rPr>
          <w:delText>4</w:delText>
        </w:r>
        <w:r w:rsidR="00593FF0" w:rsidDel="00477F17">
          <w:rPr>
            <w:webHidden/>
          </w:rPr>
          <w:delText>3</w:delText>
        </w:r>
      </w:del>
      <w:r w:rsidR="004F50D4" w:rsidRPr="00D81389">
        <w:rPr>
          <w:webHidden/>
        </w:rPr>
        <w:fldChar w:fldCharType="end"/>
      </w:r>
      <w:r>
        <w:fldChar w:fldCharType="end"/>
      </w:r>
    </w:p>
    <w:p w14:paraId="032FD85C" w14:textId="77777777" w:rsidR="004F50D4" w:rsidRPr="004F50D4" w:rsidRDefault="004F50D4">
      <w:pPr>
        <w:spacing w:after="120" w:line="480" w:lineRule="auto"/>
        <w:rPr>
          <w:rFonts w:ascii="Times New Roman" w:hAnsi="Times New Roman" w:cs="Times New Roman"/>
          <w:color w:val="000000" w:themeColor="text1"/>
          <w:sz w:val="24"/>
          <w:szCs w:val="24"/>
        </w:rPr>
      </w:pPr>
    </w:p>
    <w:p w14:paraId="5D8BFE69" w14:textId="77777777" w:rsidR="004F50D4" w:rsidRPr="004F50D4" w:rsidRDefault="004F50D4">
      <w:pPr>
        <w:spacing w:after="120" w:line="480" w:lineRule="auto"/>
        <w:rPr>
          <w:rFonts w:ascii="Times New Roman" w:hAnsi="Times New Roman" w:cs="Times New Roman"/>
          <w:color w:val="000000" w:themeColor="text1"/>
          <w:sz w:val="24"/>
          <w:szCs w:val="24"/>
        </w:rPr>
      </w:pPr>
    </w:p>
    <w:p w14:paraId="5EABFCCE" w14:textId="77777777" w:rsidR="004F50D4" w:rsidRPr="004F50D4" w:rsidRDefault="004F50D4">
      <w:pPr>
        <w:shd w:val="clear" w:color="auto" w:fill="FFFFFF"/>
        <w:spacing w:before="96" w:after="120" w:line="480" w:lineRule="auto"/>
        <w:ind w:right="30"/>
        <w:jc w:val="center"/>
        <w:textAlignment w:val="top"/>
        <w:rPr>
          <w:rFonts w:ascii="Times New Roman" w:eastAsia="Times New Roman" w:hAnsi="Times New Roman" w:cs="Times New Roman"/>
          <w:color w:val="000000" w:themeColor="text1"/>
          <w:sz w:val="24"/>
          <w:szCs w:val="24"/>
        </w:rPr>
      </w:pPr>
    </w:p>
    <w:p w14:paraId="491CF624" w14:textId="77777777" w:rsidR="004F50D4" w:rsidRDefault="004F50D4">
      <w:pPr>
        <w:shd w:val="clear" w:color="auto" w:fill="FFFFFF"/>
        <w:spacing w:before="96" w:after="120" w:line="480" w:lineRule="auto"/>
        <w:ind w:right="30"/>
        <w:jc w:val="center"/>
        <w:textAlignment w:val="top"/>
        <w:rPr>
          <w:ins w:id="208" w:author="LC02" w:date="2015-12-10T12:59:00Z"/>
          <w:rFonts w:ascii="Times New Roman" w:eastAsia="Times New Roman" w:hAnsi="Times New Roman" w:cs="Times New Roman"/>
          <w:color w:val="000000" w:themeColor="text1"/>
          <w:sz w:val="24"/>
          <w:szCs w:val="24"/>
        </w:rPr>
      </w:pPr>
    </w:p>
    <w:p w14:paraId="32D07805" w14:textId="77777777" w:rsidR="009E4084" w:rsidRPr="004F50D4" w:rsidRDefault="009E4084">
      <w:pPr>
        <w:shd w:val="clear" w:color="auto" w:fill="FFFFFF"/>
        <w:spacing w:before="96" w:after="120" w:line="480" w:lineRule="auto"/>
        <w:ind w:right="30"/>
        <w:jc w:val="center"/>
        <w:textAlignment w:val="top"/>
        <w:rPr>
          <w:rFonts w:ascii="Times New Roman" w:eastAsia="Times New Roman" w:hAnsi="Times New Roman" w:cs="Times New Roman"/>
          <w:color w:val="000000" w:themeColor="text1"/>
          <w:sz w:val="24"/>
          <w:szCs w:val="24"/>
        </w:rPr>
      </w:pPr>
    </w:p>
    <w:p w14:paraId="771B9CC4" w14:textId="77777777" w:rsidR="004F50D4" w:rsidRPr="004F50D4" w:rsidRDefault="004F50D4">
      <w:pPr>
        <w:shd w:val="clear" w:color="auto" w:fill="FFFFFF"/>
        <w:spacing w:before="96" w:after="120" w:line="480" w:lineRule="auto"/>
        <w:ind w:right="30"/>
        <w:jc w:val="center"/>
        <w:textAlignment w:val="top"/>
        <w:rPr>
          <w:rFonts w:ascii="Times New Roman" w:eastAsia="Times New Roman" w:hAnsi="Times New Roman" w:cs="Times New Roman"/>
          <w:color w:val="000000" w:themeColor="text1"/>
          <w:sz w:val="28"/>
          <w:szCs w:val="28"/>
        </w:rPr>
      </w:pPr>
      <w:r w:rsidRPr="004F50D4">
        <w:rPr>
          <w:rFonts w:ascii="Times New Roman" w:eastAsia="Times New Roman" w:hAnsi="Times New Roman" w:cs="Times New Roman"/>
          <w:color w:val="000000" w:themeColor="text1"/>
          <w:sz w:val="28"/>
          <w:szCs w:val="28"/>
        </w:rPr>
        <w:lastRenderedPageBreak/>
        <w:t>List of Tables</w:t>
      </w:r>
    </w:p>
    <w:p w14:paraId="7959F54C" w14:textId="77777777" w:rsidR="004F50D4" w:rsidRPr="004F50D4" w:rsidRDefault="00477F17">
      <w:pPr>
        <w:pStyle w:val="TOC3"/>
      </w:pPr>
      <w:r>
        <w:fldChar w:fldCharType="begin"/>
      </w:r>
      <w:r>
        <w:instrText xml:space="preserve"> HYPERLINK \l "_Toc436926848" </w:instrText>
      </w:r>
      <w:r>
        <w:fldChar w:fldCharType="separate"/>
      </w:r>
      <w:r w:rsidR="004F50D4" w:rsidRPr="006A05BF">
        <w:rPr>
          <w:rStyle w:val="Hyperlink"/>
          <w:color w:val="000000" w:themeColor="text1"/>
          <w:u w:val="none"/>
        </w:rPr>
        <w:t>Table 2.1: Truth Table of Half Adder</w:t>
      </w:r>
      <w:r w:rsidR="004F50D4" w:rsidRPr="004F50D4">
        <w:rPr>
          <w:webHidden/>
        </w:rPr>
        <w:tab/>
      </w:r>
      <w:r w:rsidR="004F50D4" w:rsidRPr="00D81389">
        <w:rPr>
          <w:webHidden/>
        </w:rPr>
        <w:fldChar w:fldCharType="begin"/>
      </w:r>
      <w:r w:rsidR="004F50D4" w:rsidRPr="004F50D4">
        <w:rPr>
          <w:webHidden/>
        </w:rPr>
        <w:instrText xml:space="preserve"> PAGEREF _Toc436926848 \h </w:instrText>
      </w:r>
      <w:r w:rsidR="004F50D4" w:rsidRPr="00D81389">
        <w:rPr>
          <w:webHidden/>
        </w:rPr>
      </w:r>
      <w:r w:rsidR="004F50D4" w:rsidRPr="00D81389">
        <w:rPr>
          <w:webHidden/>
        </w:rPr>
        <w:fldChar w:fldCharType="separate"/>
      </w:r>
      <w:ins w:id="209" w:author="Sri Shanmukha Naraharisetti" w:date="2015-12-14T13:37:00Z">
        <w:r>
          <w:rPr>
            <w:webHidden/>
          </w:rPr>
          <w:t>8</w:t>
        </w:r>
      </w:ins>
      <w:del w:id="210" w:author="Sri Shanmukha Naraharisetti" w:date="2015-12-14T13:35:00Z">
        <w:r w:rsidDel="00477F17">
          <w:rPr>
            <w:webHidden/>
          </w:rPr>
          <w:delText>8</w:delText>
        </w:r>
      </w:del>
      <w:r w:rsidR="004F50D4" w:rsidRPr="00D81389">
        <w:rPr>
          <w:webHidden/>
        </w:rPr>
        <w:fldChar w:fldCharType="end"/>
      </w:r>
      <w:r>
        <w:fldChar w:fldCharType="end"/>
      </w:r>
    </w:p>
    <w:p w14:paraId="0B246C9C" w14:textId="07F6E754" w:rsidR="004F50D4" w:rsidRPr="004F50D4" w:rsidRDefault="006E3031" w:rsidP="00276124">
      <w:pPr>
        <w:pStyle w:val="TOC3"/>
        <w:jc w:val="right"/>
      </w:pPr>
      <w:r>
        <w:fldChar w:fldCharType="begin"/>
      </w:r>
      <w:r>
        <w:instrText xml:space="preserve"> HYPERLINK \l "_Toc436926851" </w:instrText>
      </w:r>
      <w:r>
        <w:fldChar w:fldCharType="separate"/>
      </w:r>
      <w:r w:rsidR="004F50D4" w:rsidRPr="006A05BF">
        <w:rPr>
          <w:rStyle w:val="Hyperlink"/>
          <w:color w:val="000000" w:themeColor="text1"/>
          <w:u w:val="none"/>
        </w:rPr>
        <w:t>Table 2.2: Truth Table of Full Adder</w:t>
      </w:r>
      <w:ins w:id="211" w:author="LC02" w:date="2015-12-10T12:59:00Z">
        <w:r w:rsidR="009E4084">
          <w:rPr>
            <w:webHidden/>
          </w:rPr>
          <w:t>…………………………………………………….</w:t>
        </w:r>
      </w:ins>
      <w:del w:id="212" w:author="LC02" w:date="2015-12-10T12:58:00Z">
        <w:r w:rsidR="004F50D4" w:rsidRPr="004F50D4" w:rsidDel="009E4084">
          <w:rPr>
            <w:webHidden/>
          </w:rPr>
          <w:tab/>
        </w:r>
      </w:del>
      <w:r w:rsidR="004F50D4" w:rsidRPr="00D81389">
        <w:rPr>
          <w:webHidden/>
        </w:rPr>
        <w:fldChar w:fldCharType="begin"/>
      </w:r>
      <w:r w:rsidR="004F50D4" w:rsidRPr="004F50D4">
        <w:rPr>
          <w:webHidden/>
        </w:rPr>
        <w:instrText xml:space="preserve"> PAGEREF _Toc436926851 \h </w:instrText>
      </w:r>
      <w:r w:rsidR="004F50D4" w:rsidRPr="00D81389">
        <w:rPr>
          <w:webHidden/>
        </w:rPr>
      </w:r>
      <w:r w:rsidR="004F50D4" w:rsidRPr="00D81389">
        <w:rPr>
          <w:webHidden/>
        </w:rPr>
        <w:fldChar w:fldCharType="separate"/>
      </w:r>
      <w:ins w:id="213" w:author="Sri Shanmukha Naraharisetti" w:date="2015-12-14T13:37:00Z">
        <w:r w:rsidR="00477F17">
          <w:rPr>
            <w:webHidden/>
          </w:rPr>
          <w:t>10</w:t>
        </w:r>
      </w:ins>
      <w:del w:id="214" w:author="Sri Shanmukha Naraharisetti" w:date="2015-12-14T13:35:00Z">
        <w:r w:rsidR="00477F17" w:rsidDel="00477F17">
          <w:rPr>
            <w:webHidden/>
          </w:rPr>
          <w:delText>10</w:delText>
        </w:r>
      </w:del>
      <w:r w:rsidR="004F50D4" w:rsidRPr="00D81389">
        <w:rPr>
          <w:webHidden/>
        </w:rPr>
        <w:fldChar w:fldCharType="end"/>
      </w:r>
      <w:r>
        <w:fldChar w:fldCharType="end"/>
      </w:r>
    </w:p>
    <w:p w14:paraId="0F6743DD" w14:textId="7D3932FC" w:rsidR="004F50D4" w:rsidRPr="004F50D4" w:rsidRDefault="003A3A91">
      <w:pPr>
        <w:pStyle w:val="TOC3"/>
      </w:pPr>
      <w:r>
        <w:fldChar w:fldCharType="begin"/>
      </w:r>
      <w:r>
        <w:instrText xml:space="preserve"> HYPERLINK \l "_Toc436926901" </w:instrText>
      </w:r>
      <w:r>
        <w:fldChar w:fldCharType="separate"/>
      </w:r>
      <w:r w:rsidR="004F50D4" w:rsidRPr="006A05BF">
        <w:rPr>
          <w:rStyle w:val="Hyperlink"/>
          <w:color w:val="000000" w:themeColor="text1"/>
          <w:u w:val="none"/>
        </w:rPr>
        <w:t>Table 2.3:</w:t>
      </w:r>
      <w:r w:rsidR="004F50D4" w:rsidRPr="004F50D4">
        <w:t xml:space="preserve"> Comparing Area, </w:t>
      </w:r>
      <w:ins w:id="215" w:author="HP" w:date="2015-12-14T13:11:00Z">
        <w:r w:rsidR="006B5AD6">
          <w:t>D</w:t>
        </w:r>
      </w:ins>
      <w:del w:id="216" w:author="HP" w:date="2015-12-14T13:11:00Z">
        <w:r w:rsidR="004F50D4" w:rsidRPr="004F50D4" w:rsidDel="006B5AD6">
          <w:delText>d</w:delText>
        </w:r>
      </w:del>
      <w:r w:rsidR="004F50D4" w:rsidRPr="004F50D4">
        <w:t xml:space="preserve">elay and </w:t>
      </w:r>
      <w:ins w:id="217" w:author="HP" w:date="2015-12-14T13:12:00Z">
        <w:r w:rsidR="006B5AD6">
          <w:t>P</w:t>
        </w:r>
      </w:ins>
      <w:del w:id="218" w:author="HP" w:date="2015-12-14T13:12:00Z">
        <w:r w:rsidR="004F50D4" w:rsidRPr="004F50D4" w:rsidDel="006B5AD6">
          <w:delText>p</w:delText>
        </w:r>
      </w:del>
      <w:r w:rsidR="004F50D4" w:rsidRPr="004F50D4">
        <w:t xml:space="preserve">ower </w:t>
      </w:r>
      <w:ins w:id="219" w:author="HP" w:date="2015-12-14T13:12:00Z">
        <w:r w:rsidR="006B5AD6">
          <w:t>R</w:t>
        </w:r>
      </w:ins>
      <w:del w:id="220" w:author="HP" w:date="2015-12-14T13:12:00Z">
        <w:r w:rsidR="004F50D4" w:rsidRPr="004F50D4" w:rsidDel="006B5AD6">
          <w:delText>r</w:delText>
        </w:r>
      </w:del>
      <w:r w:rsidR="004F50D4" w:rsidRPr="004F50D4">
        <w:t>esults</w:t>
      </w:r>
      <w:ins w:id="221" w:author="HP" w:date="2015-12-14T13:11:00Z">
        <w:r w:rsidR="006B5AD6">
          <w:t xml:space="preserve"> </w:t>
        </w:r>
      </w:ins>
      <w:del w:id="222" w:author="HP" w:date="2015-12-14T13:11:00Z">
        <w:r w:rsidR="004F50D4" w:rsidRPr="004F50D4" w:rsidDel="006B5AD6">
          <w:delText xml:space="preserve">  </w:delText>
        </w:r>
      </w:del>
      <w:r w:rsidR="004F50D4" w:rsidRPr="004F50D4">
        <w:t xml:space="preserve">from the </w:t>
      </w:r>
      <w:ins w:id="223" w:author="HP" w:date="2015-12-14T13:12:00Z">
        <w:r w:rsidR="006B5AD6">
          <w:t>P</w:t>
        </w:r>
      </w:ins>
      <w:del w:id="224" w:author="HP" w:date="2015-12-14T13:12:00Z">
        <w:r w:rsidR="004F50D4" w:rsidRPr="004F50D4" w:rsidDel="006B5AD6">
          <w:delText>p</w:delText>
        </w:r>
      </w:del>
      <w:r w:rsidR="004F50D4" w:rsidRPr="004F50D4">
        <w:t>apers [6, 10]</w:t>
      </w:r>
      <w:r w:rsidR="004F50D4" w:rsidRPr="004F50D4">
        <w:rPr>
          <w:webHidden/>
        </w:rPr>
        <w:tab/>
      </w:r>
      <w:r w:rsidR="004F50D4" w:rsidRPr="00D81389">
        <w:rPr>
          <w:webHidden/>
        </w:rPr>
        <w:fldChar w:fldCharType="begin"/>
      </w:r>
      <w:r w:rsidR="004F50D4" w:rsidRPr="004F50D4">
        <w:rPr>
          <w:webHidden/>
        </w:rPr>
        <w:instrText xml:space="preserve"> PAGEREF _Toc436926901 \h </w:instrText>
      </w:r>
      <w:r w:rsidR="004F50D4" w:rsidRPr="00D81389">
        <w:rPr>
          <w:webHidden/>
        </w:rPr>
      </w:r>
      <w:r w:rsidR="004F50D4" w:rsidRPr="00D81389">
        <w:rPr>
          <w:webHidden/>
        </w:rPr>
        <w:fldChar w:fldCharType="separate"/>
      </w:r>
      <w:ins w:id="225" w:author="Sri Shanmukha Naraharisetti" w:date="2015-12-14T13:37:00Z">
        <w:r w:rsidR="00477F17">
          <w:rPr>
            <w:webHidden/>
          </w:rPr>
          <w:t>38</w:t>
        </w:r>
      </w:ins>
      <w:del w:id="226" w:author="Sri Shanmukha Naraharisetti" w:date="2015-12-14T13:35:00Z">
        <w:r w:rsidR="00477F17" w:rsidDel="00477F17">
          <w:rPr>
            <w:webHidden/>
          </w:rPr>
          <w:delText>38</w:delText>
        </w:r>
      </w:del>
      <w:r w:rsidR="004F50D4" w:rsidRPr="00D81389">
        <w:rPr>
          <w:webHidden/>
        </w:rPr>
        <w:fldChar w:fldCharType="end"/>
      </w:r>
      <w:r>
        <w:fldChar w:fldCharType="end"/>
      </w:r>
    </w:p>
    <w:p w14:paraId="07A328B1" w14:textId="77777777" w:rsidR="004F50D4" w:rsidRDefault="004F50D4" w:rsidP="004F50D4">
      <w:pPr>
        <w:spacing w:after="120" w:line="480" w:lineRule="auto"/>
        <w:rPr>
          <w:rFonts w:ascii="Times New Roman" w:hAnsi="Times New Roman" w:cs="Times New Roman"/>
          <w:sz w:val="24"/>
          <w:szCs w:val="24"/>
        </w:rPr>
      </w:pPr>
    </w:p>
    <w:p w14:paraId="195CB2A5" w14:textId="77777777" w:rsidR="004F50D4" w:rsidRDefault="004F50D4" w:rsidP="004F50D4">
      <w:pPr>
        <w:spacing w:after="120" w:line="480" w:lineRule="auto"/>
        <w:rPr>
          <w:rFonts w:ascii="Times New Roman" w:hAnsi="Times New Roman" w:cs="Times New Roman"/>
          <w:sz w:val="24"/>
          <w:szCs w:val="24"/>
        </w:rPr>
      </w:pPr>
    </w:p>
    <w:p w14:paraId="143E1B17" w14:textId="77777777" w:rsidR="004F50D4" w:rsidRDefault="004F50D4" w:rsidP="004F50D4">
      <w:pPr>
        <w:spacing w:after="120" w:line="480" w:lineRule="auto"/>
        <w:rPr>
          <w:rFonts w:ascii="Times New Roman" w:hAnsi="Times New Roman" w:cs="Times New Roman"/>
          <w:sz w:val="24"/>
          <w:szCs w:val="24"/>
        </w:rPr>
      </w:pPr>
    </w:p>
    <w:p w14:paraId="2DA20F35" w14:textId="77777777" w:rsidR="004F50D4" w:rsidRDefault="004F50D4" w:rsidP="004F50D4">
      <w:pPr>
        <w:spacing w:after="120" w:line="480" w:lineRule="auto"/>
        <w:rPr>
          <w:rFonts w:ascii="Times New Roman" w:hAnsi="Times New Roman" w:cs="Times New Roman"/>
          <w:sz w:val="24"/>
          <w:szCs w:val="24"/>
        </w:rPr>
      </w:pPr>
    </w:p>
    <w:p w14:paraId="3D2E3387" w14:textId="77777777" w:rsidR="004F50D4" w:rsidRDefault="004F50D4" w:rsidP="004F50D4">
      <w:pPr>
        <w:spacing w:after="120" w:line="480" w:lineRule="auto"/>
        <w:rPr>
          <w:rFonts w:ascii="Times New Roman" w:hAnsi="Times New Roman" w:cs="Times New Roman"/>
          <w:sz w:val="24"/>
          <w:szCs w:val="24"/>
        </w:rPr>
      </w:pPr>
    </w:p>
    <w:p w14:paraId="307BA2A0" w14:textId="77777777" w:rsidR="004F50D4" w:rsidRDefault="004F50D4" w:rsidP="004F50D4">
      <w:pPr>
        <w:spacing w:after="120" w:line="480" w:lineRule="auto"/>
        <w:rPr>
          <w:rFonts w:ascii="Times New Roman" w:hAnsi="Times New Roman" w:cs="Times New Roman"/>
          <w:sz w:val="24"/>
          <w:szCs w:val="24"/>
        </w:rPr>
      </w:pPr>
    </w:p>
    <w:p w14:paraId="121AB323" w14:textId="77777777" w:rsidR="004F50D4" w:rsidRDefault="004F50D4" w:rsidP="004F50D4">
      <w:pPr>
        <w:spacing w:after="120" w:line="480" w:lineRule="auto"/>
        <w:rPr>
          <w:rFonts w:ascii="Times New Roman" w:hAnsi="Times New Roman" w:cs="Times New Roman"/>
          <w:sz w:val="24"/>
          <w:szCs w:val="24"/>
        </w:rPr>
      </w:pPr>
    </w:p>
    <w:p w14:paraId="2557057B" w14:textId="77777777" w:rsidR="004F50D4" w:rsidRDefault="004F50D4" w:rsidP="004F50D4">
      <w:pPr>
        <w:spacing w:after="120" w:line="480" w:lineRule="auto"/>
        <w:rPr>
          <w:rFonts w:ascii="Times New Roman" w:hAnsi="Times New Roman" w:cs="Times New Roman"/>
          <w:sz w:val="24"/>
          <w:szCs w:val="24"/>
        </w:rPr>
      </w:pPr>
    </w:p>
    <w:p w14:paraId="167A0944" w14:textId="77777777" w:rsidR="004F50D4" w:rsidRDefault="004F50D4" w:rsidP="004F50D4">
      <w:pPr>
        <w:spacing w:after="120" w:line="480" w:lineRule="auto"/>
        <w:rPr>
          <w:rFonts w:ascii="Times New Roman" w:hAnsi="Times New Roman" w:cs="Times New Roman"/>
          <w:sz w:val="24"/>
          <w:szCs w:val="24"/>
        </w:rPr>
      </w:pPr>
    </w:p>
    <w:p w14:paraId="62C2376A" w14:textId="77777777" w:rsidR="004F50D4" w:rsidRDefault="004F50D4" w:rsidP="004F50D4">
      <w:pPr>
        <w:spacing w:after="120" w:line="480" w:lineRule="auto"/>
        <w:rPr>
          <w:rFonts w:ascii="Times New Roman" w:hAnsi="Times New Roman" w:cs="Times New Roman"/>
          <w:sz w:val="24"/>
          <w:szCs w:val="24"/>
        </w:rPr>
      </w:pPr>
    </w:p>
    <w:p w14:paraId="4FD4C2CF" w14:textId="77777777" w:rsidR="004F50D4" w:rsidRDefault="004F50D4" w:rsidP="004F50D4">
      <w:pPr>
        <w:spacing w:after="120" w:line="480" w:lineRule="auto"/>
        <w:rPr>
          <w:rFonts w:ascii="Times New Roman" w:hAnsi="Times New Roman" w:cs="Times New Roman"/>
          <w:sz w:val="24"/>
          <w:szCs w:val="24"/>
        </w:rPr>
      </w:pPr>
    </w:p>
    <w:p w14:paraId="30426F38" w14:textId="77777777" w:rsidR="004F50D4" w:rsidRDefault="004F50D4" w:rsidP="004F50D4">
      <w:pPr>
        <w:spacing w:after="120" w:line="480" w:lineRule="auto"/>
        <w:rPr>
          <w:rFonts w:ascii="Times New Roman" w:hAnsi="Times New Roman" w:cs="Times New Roman"/>
          <w:sz w:val="24"/>
          <w:szCs w:val="24"/>
        </w:rPr>
      </w:pPr>
    </w:p>
    <w:p w14:paraId="7FB18005" w14:textId="77777777" w:rsidR="004F50D4" w:rsidRDefault="004F50D4" w:rsidP="004F50D4">
      <w:pPr>
        <w:spacing w:after="120" w:line="480" w:lineRule="auto"/>
        <w:rPr>
          <w:rFonts w:ascii="Times New Roman" w:hAnsi="Times New Roman" w:cs="Times New Roman"/>
          <w:sz w:val="24"/>
          <w:szCs w:val="24"/>
        </w:rPr>
      </w:pPr>
    </w:p>
    <w:p w14:paraId="5789475C" w14:textId="77777777" w:rsidR="004F50D4" w:rsidDel="00C900CA" w:rsidRDefault="004F50D4" w:rsidP="004F50D4">
      <w:pPr>
        <w:spacing w:after="120" w:line="480" w:lineRule="auto"/>
        <w:rPr>
          <w:del w:id="227" w:author="LC02" w:date="2015-12-10T12:45:00Z"/>
          <w:rFonts w:ascii="Times New Roman" w:hAnsi="Times New Roman" w:cs="Times New Roman"/>
          <w:sz w:val="24"/>
          <w:szCs w:val="24"/>
        </w:rPr>
      </w:pPr>
    </w:p>
    <w:p w14:paraId="488384E4" w14:textId="77777777" w:rsidR="004F50D4" w:rsidDel="00C900CA" w:rsidRDefault="004F50D4" w:rsidP="004F50D4">
      <w:pPr>
        <w:spacing w:after="120" w:line="480" w:lineRule="auto"/>
        <w:rPr>
          <w:del w:id="228" w:author="LC02" w:date="2015-12-10T12:45:00Z"/>
          <w:rFonts w:ascii="Times New Roman" w:hAnsi="Times New Roman" w:cs="Times New Roman"/>
          <w:sz w:val="24"/>
          <w:szCs w:val="24"/>
        </w:rPr>
      </w:pPr>
    </w:p>
    <w:p w14:paraId="788DEAF4" w14:textId="77777777" w:rsidR="004F50D4" w:rsidRPr="001D4D39" w:rsidDel="00C900CA" w:rsidRDefault="004F50D4" w:rsidP="004F50D4">
      <w:pPr>
        <w:spacing w:after="120" w:line="480" w:lineRule="auto"/>
        <w:rPr>
          <w:del w:id="229" w:author="LC02" w:date="2015-12-10T12:45:00Z"/>
          <w:rFonts w:ascii="Times New Roman" w:hAnsi="Times New Roman" w:cs="Times New Roman"/>
          <w:sz w:val="24"/>
          <w:szCs w:val="24"/>
        </w:rPr>
      </w:pPr>
    </w:p>
    <w:p w14:paraId="53C043BA" w14:textId="033C58FF" w:rsidR="00A62D43" w:rsidRPr="00A62D43" w:rsidDel="00C900CA" w:rsidRDefault="00A62D43" w:rsidP="00E07BA1">
      <w:pPr>
        <w:pStyle w:val="TOC3"/>
        <w:spacing w:line="240" w:lineRule="auto"/>
        <w:rPr>
          <w:del w:id="230" w:author="LC02" w:date="2015-12-10T12:45:00Z"/>
          <w:rFonts w:asciiTheme="minorHAnsi" w:hAnsiTheme="minorHAnsi" w:cstheme="minorBidi"/>
          <w:sz w:val="22"/>
          <w:szCs w:val="22"/>
        </w:rPr>
      </w:pPr>
    </w:p>
    <w:p w14:paraId="21CE71AA" w14:textId="649A6A73" w:rsidR="00492F15" w:rsidRPr="00492F15" w:rsidDel="00C900CA" w:rsidRDefault="00492F15">
      <w:pPr>
        <w:pStyle w:val="TOC3"/>
        <w:rPr>
          <w:del w:id="231" w:author="LC02" w:date="2015-12-10T12:45:00Z"/>
        </w:rPr>
      </w:pPr>
    </w:p>
    <w:p w14:paraId="6041B47C" w14:textId="0137D85A" w:rsidR="00533B81" w:rsidRPr="00641624" w:rsidDel="00C900CA" w:rsidRDefault="00533B81">
      <w:pPr>
        <w:pStyle w:val="TOC3"/>
        <w:rPr>
          <w:del w:id="232" w:author="LC02" w:date="2015-12-10T12:45:00Z"/>
        </w:rPr>
      </w:pPr>
    </w:p>
    <w:p w14:paraId="1180DB0E" w14:textId="77777777" w:rsidR="006F5E71" w:rsidRPr="006F5E71" w:rsidDel="00C900CA" w:rsidRDefault="006F5E71" w:rsidP="005857B4">
      <w:pPr>
        <w:spacing w:after="120" w:line="480" w:lineRule="auto"/>
        <w:rPr>
          <w:del w:id="233" w:author="LC02" w:date="2015-12-10T12:45:00Z"/>
        </w:rPr>
      </w:pPr>
    </w:p>
    <w:p w14:paraId="1BCF4564" w14:textId="389F39C8" w:rsidR="006F5E71" w:rsidRPr="006F5E71" w:rsidDel="00C900CA" w:rsidRDefault="006F5E71" w:rsidP="005857B4">
      <w:pPr>
        <w:spacing w:after="120" w:line="480" w:lineRule="auto"/>
        <w:rPr>
          <w:del w:id="234" w:author="LC02" w:date="2015-12-10T12:45:00Z"/>
        </w:rPr>
      </w:pPr>
    </w:p>
    <w:p w14:paraId="609C7538" w14:textId="4F48143A" w:rsidR="0070266A" w:rsidRPr="00860E91" w:rsidRDefault="003D31CF" w:rsidP="006A05BF">
      <w:pPr>
        <w:pStyle w:val="TOC3"/>
        <w:rPr>
          <w:bCs w:val="0"/>
        </w:rPr>
        <w:sectPr w:rsidR="0070266A" w:rsidRPr="00860E91" w:rsidSect="00276124">
          <w:footerReference w:type="default" r:id="rId8"/>
          <w:pgSz w:w="12240" w:h="15840"/>
          <w:pgMar w:top="1440" w:right="1440" w:bottom="1440" w:left="2160" w:header="720" w:footer="1152" w:gutter="0"/>
          <w:pgNumType w:fmt="lowerRoman"/>
          <w:cols w:space="720"/>
          <w:docGrid w:linePitch="360"/>
        </w:sectPr>
      </w:pPr>
      <w:r>
        <w:fldChar w:fldCharType="begin"/>
      </w:r>
      <w:r>
        <w:instrText xml:space="preserve"> HYPERLINK \l "_Toc435746337" </w:instrText>
      </w:r>
      <w:r>
        <w:fldChar w:fldCharType="separate"/>
      </w:r>
      <w:r>
        <w:fldChar w:fldCharType="end"/>
      </w:r>
    </w:p>
    <w:p w14:paraId="1A287629" w14:textId="2F2F3C8A" w:rsidR="00314181" w:rsidRPr="00860E91" w:rsidRDefault="00317CD0" w:rsidP="005857B4">
      <w:pPr>
        <w:pStyle w:val="ListParagraph"/>
        <w:keepNext/>
        <w:keepLines/>
        <w:numPr>
          <w:ilvl w:val="0"/>
          <w:numId w:val="29"/>
        </w:numPr>
        <w:spacing w:after="120" w:line="480" w:lineRule="auto"/>
        <w:jc w:val="center"/>
        <w:outlineLvl w:val="2"/>
        <w:rPr>
          <w:rFonts w:ascii="Times New Roman" w:eastAsiaTheme="majorEastAsia" w:hAnsi="Times New Roman" w:cs="Times New Roman"/>
          <w:sz w:val="24"/>
          <w:szCs w:val="24"/>
        </w:rPr>
      </w:pPr>
      <w:bookmarkStart w:id="235" w:name="_Toc436926834"/>
      <w:r w:rsidRPr="00860E91">
        <w:rPr>
          <w:rFonts w:ascii="Times New Roman" w:hAnsi="Times New Roman" w:cs="Times New Roman"/>
          <w:b/>
          <w:sz w:val="28"/>
          <w:szCs w:val="28"/>
        </w:rPr>
        <w:lastRenderedPageBreak/>
        <w:t>Introduction</w:t>
      </w:r>
      <w:bookmarkEnd w:id="235"/>
    </w:p>
    <w:p w14:paraId="38C010BE" w14:textId="74F5633B" w:rsidR="00ED430A" w:rsidRDefault="00314181" w:rsidP="009C38FB">
      <w:pPr>
        <w:widowControl w:val="0"/>
        <w:overflowPunct w:val="0"/>
        <w:autoSpaceDE w:val="0"/>
        <w:autoSpaceDN w:val="0"/>
        <w:adjustRightInd w:val="0"/>
        <w:spacing w:after="120" w:line="480" w:lineRule="auto"/>
        <w:ind w:firstLine="720"/>
        <w:jc w:val="both"/>
        <w:rPr>
          <w:rFonts w:ascii="Times New Roman" w:hAnsi="Times New Roman" w:cs="Times New Roman"/>
          <w:sz w:val="24"/>
          <w:szCs w:val="24"/>
        </w:rPr>
      </w:pPr>
      <w:r w:rsidRPr="00860E91">
        <w:rPr>
          <w:rFonts w:ascii="Times New Roman" w:hAnsi="Times New Roman" w:cs="Times New Roman"/>
          <w:sz w:val="24"/>
          <w:szCs w:val="24"/>
        </w:rPr>
        <w:t xml:space="preserve">As the scale of integration </w:t>
      </w:r>
      <w:r w:rsidR="00DA5225">
        <w:rPr>
          <w:rFonts w:ascii="Times New Roman" w:hAnsi="Times New Roman" w:cs="Times New Roman"/>
          <w:sz w:val="24"/>
          <w:szCs w:val="24"/>
        </w:rPr>
        <w:t>increases</w:t>
      </w:r>
      <w:r w:rsidRPr="00860E91">
        <w:rPr>
          <w:rFonts w:ascii="Times New Roman" w:hAnsi="Times New Roman" w:cs="Times New Roman"/>
          <w:sz w:val="24"/>
          <w:szCs w:val="24"/>
        </w:rPr>
        <w:t xml:space="preserve">, more and more sophisticated signal processing systems are being implemented on a VLSI chip. These signal processing applications not only demand great computation capacity but also consume considerable amount of energy. While performance and </w:t>
      </w:r>
      <w:r w:rsidR="00AA0F28" w:rsidRPr="00860E91">
        <w:rPr>
          <w:rFonts w:ascii="Times New Roman" w:hAnsi="Times New Roman" w:cs="Times New Roman"/>
          <w:sz w:val="24"/>
          <w:szCs w:val="24"/>
        </w:rPr>
        <w:t>power consumption</w:t>
      </w:r>
      <w:r w:rsidRPr="00860E91">
        <w:rPr>
          <w:rFonts w:ascii="Times New Roman" w:hAnsi="Times New Roman" w:cs="Times New Roman"/>
          <w:sz w:val="24"/>
          <w:szCs w:val="24"/>
        </w:rPr>
        <w:t xml:space="preserve"> remain to be the two major design</w:t>
      </w:r>
      <w:r w:rsidR="00603D38" w:rsidRPr="00860E91">
        <w:rPr>
          <w:rFonts w:ascii="Times New Roman" w:hAnsi="Times New Roman" w:cs="Times New Roman"/>
          <w:sz w:val="24"/>
          <w:szCs w:val="24"/>
        </w:rPr>
        <w:t xml:space="preserve"> goals</w:t>
      </w:r>
      <w:r w:rsidRPr="00860E91">
        <w:rPr>
          <w:rFonts w:ascii="Times New Roman" w:hAnsi="Times New Roman" w:cs="Times New Roman"/>
          <w:sz w:val="24"/>
          <w:szCs w:val="24"/>
        </w:rPr>
        <w:t xml:space="preserve">, </w:t>
      </w:r>
      <w:r w:rsidR="00DA5225">
        <w:rPr>
          <w:rFonts w:ascii="Times New Roman" w:hAnsi="Times New Roman" w:cs="Times New Roman"/>
          <w:sz w:val="24"/>
          <w:szCs w:val="24"/>
        </w:rPr>
        <w:t>a</w:t>
      </w:r>
      <w:r w:rsidR="00AA0F28" w:rsidRPr="00860E91">
        <w:rPr>
          <w:rFonts w:ascii="Times New Roman" w:hAnsi="Times New Roman" w:cs="Times New Roman"/>
          <w:sz w:val="24"/>
          <w:szCs w:val="24"/>
        </w:rPr>
        <w:t xml:space="preserve">rea </w:t>
      </w:r>
      <w:r w:rsidRPr="00860E91">
        <w:rPr>
          <w:rFonts w:ascii="Times New Roman" w:hAnsi="Times New Roman" w:cs="Times New Roman"/>
          <w:sz w:val="24"/>
          <w:szCs w:val="24"/>
        </w:rPr>
        <w:t>has become a critical concern in today’s VLSI system design.</w:t>
      </w:r>
    </w:p>
    <w:p w14:paraId="3383C28B" w14:textId="1FDC2E15" w:rsidR="00314181" w:rsidRPr="00860E91" w:rsidRDefault="00ED430A" w:rsidP="005857B4">
      <w:pPr>
        <w:widowControl w:val="0"/>
        <w:overflowPunct w:val="0"/>
        <w:autoSpaceDE w:val="0"/>
        <w:autoSpaceDN w:val="0"/>
        <w:adjustRightInd w:val="0"/>
        <w:spacing w:after="120" w:line="480" w:lineRule="auto"/>
        <w:ind w:firstLine="720"/>
        <w:rPr>
          <w:rFonts w:ascii="Times New Roman" w:hAnsi="Times New Roman" w:cs="Times New Roman"/>
          <w:sz w:val="24"/>
          <w:szCs w:val="24"/>
        </w:rPr>
      </w:pPr>
      <w:r w:rsidRPr="00A04CC8">
        <w:rPr>
          <w:rFonts w:ascii="Times New Roman" w:hAnsi="Times New Roman" w:cs="Times New Roman"/>
          <w:sz w:val="24"/>
          <w:szCs w:val="24"/>
        </w:rPr>
        <w:t xml:space="preserve">Addition usually widely </w:t>
      </w:r>
      <w:r w:rsidR="00DA5225" w:rsidRPr="00A04CC8">
        <w:rPr>
          <w:rFonts w:ascii="Times New Roman" w:hAnsi="Times New Roman" w:cs="Times New Roman"/>
          <w:sz w:val="24"/>
          <w:szCs w:val="24"/>
        </w:rPr>
        <w:t xml:space="preserve">impacts </w:t>
      </w:r>
      <w:r w:rsidRPr="00A04CC8">
        <w:rPr>
          <w:rFonts w:ascii="Times New Roman" w:hAnsi="Times New Roman" w:cs="Times New Roman"/>
          <w:sz w:val="24"/>
          <w:szCs w:val="24"/>
        </w:rPr>
        <w:t>the overall performance of digital systems and a crucial arithmetic function. In electronic applications</w:t>
      </w:r>
      <w:r w:rsidR="00DA5225">
        <w:rPr>
          <w:rFonts w:ascii="Times New Roman" w:hAnsi="Times New Roman" w:cs="Times New Roman"/>
          <w:sz w:val="24"/>
          <w:szCs w:val="24"/>
        </w:rPr>
        <w:t>,</w:t>
      </w:r>
      <w:r w:rsidRPr="00A04CC8">
        <w:rPr>
          <w:rFonts w:ascii="Times New Roman" w:hAnsi="Times New Roman" w:cs="Times New Roman"/>
          <w:sz w:val="24"/>
          <w:szCs w:val="24"/>
        </w:rPr>
        <w:t xml:space="preserve"> adders are most widely</w:t>
      </w:r>
      <w:r w:rsidR="00540A84">
        <w:rPr>
          <w:rFonts w:ascii="Times New Roman" w:hAnsi="Times New Roman" w:cs="Times New Roman"/>
          <w:sz w:val="24"/>
          <w:szCs w:val="24"/>
        </w:rPr>
        <w:t xml:space="preserve"> used.</w:t>
      </w:r>
      <w:ins w:id="236" w:author="LC02" w:date="2015-12-10T13:03:00Z">
        <w:r w:rsidR="00277CCD">
          <w:rPr>
            <w:rFonts w:ascii="Times New Roman" w:hAnsi="Times New Roman" w:cs="Times New Roman"/>
            <w:sz w:val="24"/>
            <w:szCs w:val="24"/>
          </w:rPr>
          <w:t xml:space="preserve"> </w:t>
        </w:r>
      </w:ins>
      <w:del w:id="237" w:author="LC02" w:date="2015-12-10T13:03:00Z">
        <w:r w:rsidR="00540A84" w:rsidDel="00277CCD">
          <w:rPr>
            <w:rFonts w:ascii="Times New Roman" w:hAnsi="Times New Roman" w:cs="Times New Roman"/>
            <w:sz w:val="24"/>
            <w:szCs w:val="24"/>
          </w:rPr>
          <w:delText xml:space="preserve"> </w:delText>
        </w:r>
      </w:del>
      <w:r w:rsidRPr="00A04CC8">
        <w:rPr>
          <w:rFonts w:ascii="Times New Roman" w:hAnsi="Times New Roman" w:cs="Times New Roman"/>
          <w:sz w:val="24"/>
          <w:szCs w:val="24"/>
        </w:rPr>
        <w:t xml:space="preserve">Applications where these are used </w:t>
      </w:r>
      <w:r w:rsidR="00DA5225">
        <w:rPr>
          <w:rFonts w:ascii="Times New Roman" w:hAnsi="Times New Roman" w:cs="Times New Roman"/>
          <w:sz w:val="24"/>
          <w:szCs w:val="24"/>
        </w:rPr>
        <w:t>include</w:t>
      </w:r>
      <w:r w:rsidR="00DA5225" w:rsidRPr="00A04CC8">
        <w:rPr>
          <w:rFonts w:ascii="Times New Roman" w:hAnsi="Times New Roman" w:cs="Times New Roman"/>
          <w:sz w:val="24"/>
          <w:szCs w:val="24"/>
        </w:rPr>
        <w:t xml:space="preserve"> </w:t>
      </w:r>
      <w:r w:rsidRPr="00A04CC8">
        <w:rPr>
          <w:rFonts w:ascii="Times New Roman" w:hAnsi="Times New Roman" w:cs="Times New Roman"/>
          <w:sz w:val="24"/>
          <w:szCs w:val="24"/>
        </w:rPr>
        <w:t>multipliers, DSP to execute various algorithms like FFT, FIR</w:t>
      </w:r>
      <w:r w:rsidR="00DA5225">
        <w:rPr>
          <w:rFonts w:ascii="Times New Roman" w:hAnsi="Times New Roman" w:cs="Times New Roman"/>
          <w:sz w:val="24"/>
          <w:szCs w:val="24"/>
        </w:rPr>
        <w:t>,</w:t>
      </w:r>
      <w:r w:rsidRPr="00A04CC8">
        <w:rPr>
          <w:rFonts w:ascii="Times New Roman" w:hAnsi="Times New Roman" w:cs="Times New Roman"/>
          <w:sz w:val="24"/>
          <w:szCs w:val="24"/>
        </w:rPr>
        <w:t xml:space="preserve"> and IIR. Wherever concept of multiplication comes adders come in to the picture. As we know</w:t>
      </w:r>
      <w:r w:rsidR="00DA5225">
        <w:rPr>
          <w:rFonts w:ascii="Times New Roman" w:hAnsi="Times New Roman" w:cs="Times New Roman"/>
          <w:sz w:val="24"/>
          <w:szCs w:val="24"/>
        </w:rPr>
        <w:t>,</w:t>
      </w:r>
      <w:r w:rsidRPr="00A04CC8">
        <w:rPr>
          <w:rFonts w:ascii="Times New Roman" w:hAnsi="Times New Roman" w:cs="Times New Roman"/>
          <w:sz w:val="24"/>
          <w:szCs w:val="24"/>
        </w:rPr>
        <w:t xml:space="preserve"> millions of instructions per second are performed in micro</w:t>
      </w:r>
      <w:r w:rsidR="00540A84">
        <w:rPr>
          <w:rFonts w:ascii="Times New Roman" w:hAnsi="Times New Roman" w:cs="Times New Roman"/>
          <w:sz w:val="24"/>
          <w:szCs w:val="24"/>
        </w:rPr>
        <w:t xml:space="preserve">processors. </w:t>
      </w:r>
      <w:r w:rsidR="00314181" w:rsidRPr="00860E91">
        <w:rPr>
          <w:rFonts w:ascii="Times New Roman" w:hAnsi="Times New Roman" w:cs="Times New Roman"/>
          <w:sz w:val="24"/>
          <w:szCs w:val="24"/>
        </w:rPr>
        <w:t xml:space="preserve"> </w:t>
      </w:r>
    </w:p>
    <w:p w14:paraId="60CB1141" w14:textId="588FB32C" w:rsidR="00314181" w:rsidRPr="00860E91" w:rsidRDefault="00344C02" w:rsidP="005857B4">
      <w:pPr>
        <w:widowControl w:val="0"/>
        <w:overflowPunct w:val="0"/>
        <w:autoSpaceDE w:val="0"/>
        <w:autoSpaceDN w:val="0"/>
        <w:adjustRightInd w:val="0"/>
        <w:spacing w:after="120" w:line="480" w:lineRule="auto"/>
        <w:ind w:right="90"/>
        <w:rPr>
          <w:rFonts w:ascii="Times New Roman" w:hAnsi="Times New Roman" w:cs="Times New Roman"/>
          <w:sz w:val="24"/>
          <w:szCs w:val="24"/>
        </w:rPr>
      </w:pPr>
      <w:r w:rsidRPr="00860E91">
        <w:rPr>
          <w:rFonts w:ascii="Times New Roman" w:hAnsi="Times New Roman" w:cs="Times New Roman"/>
          <w:sz w:val="24"/>
          <w:szCs w:val="24"/>
        </w:rPr>
        <w:tab/>
      </w:r>
      <w:r w:rsidR="00DA5225">
        <w:rPr>
          <w:rFonts w:ascii="Times New Roman" w:hAnsi="Times New Roman" w:cs="Times New Roman"/>
          <w:sz w:val="24"/>
          <w:szCs w:val="24"/>
        </w:rPr>
        <w:t xml:space="preserve">A </w:t>
      </w:r>
      <w:r w:rsidR="00314181" w:rsidRPr="00860E91">
        <w:rPr>
          <w:rFonts w:ascii="Times New Roman" w:hAnsi="Times New Roman" w:cs="Times New Roman"/>
          <w:sz w:val="24"/>
          <w:szCs w:val="24"/>
        </w:rPr>
        <w:t>VLSI de</w:t>
      </w:r>
      <w:r w:rsidR="001905B8">
        <w:rPr>
          <w:rFonts w:ascii="Times New Roman" w:hAnsi="Times New Roman" w:cs="Times New Roman"/>
          <w:sz w:val="24"/>
          <w:szCs w:val="24"/>
        </w:rPr>
        <w:t xml:space="preserve">signer </w:t>
      </w:r>
      <w:r w:rsidR="00DA5225">
        <w:rPr>
          <w:rFonts w:ascii="Times New Roman" w:hAnsi="Times New Roman" w:cs="Times New Roman"/>
          <w:sz w:val="24"/>
          <w:szCs w:val="24"/>
        </w:rPr>
        <w:t xml:space="preserve">must </w:t>
      </w:r>
      <w:r w:rsidR="001905B8">
        <w:rPr>
          <w:rFonts w:ascii="Times New Roman" w:hAnsi="Times New Roman" w:cs="Times New Roman"/>
          <w:sz w:val="24"/>
          <w:szCs w:val="24"/>
        </w:rPr>
        <w:t>optimize t</w:t>
      </w:r>
      <w:r w:rsidR="00794B28">
        <w:rPr>
          <w:rFonts w:ascii="Times New Roman" w:hAnsi="Times New Roman" w:cs="Times New Roman"/>
          <w:sz w:val="24"/>
          <w:szCs w:val="24"/>
        </w:rPr>
        <w:t>he a</w:t>
      </w:r>
      <w:r w:rsidR="001905B8">
        <w:rPr>
          <w:rFonts w:ascii="Times New Roman" w:hAnsi="Times New Roman" w:cs="Times New Roman"/>
          <w:sz w:val="24"/>
          <w:szCs w:val="24"/>
        </w:rPr>
        <w:t>rea</w:t>
      </w:r>
      <w:r w:rsidR="003D0C50">
        <w:rPr>
          <w:rFonts w:ascii="Times New Roman" w:hAnsi="Times New Roman" w:cs="Times New Roman"/>
          <w:sz w:val="24"/>
          <w:szCs w:val="24"/>
        </w:rPr>
        <w:t xml:space="preserve"> along with timing and power</w:t>
      </w:r>
      <w:r w:rsidR="001905B8">
        <w:rPr>
          <w:rFonts w:ascii="Times New Roman" w:hAnsi="Times New Roman" w:cs="Times New Roman"/>
          <w:sz w:val="24"/>
          <w:szCs w:val="24"/>
        </w:rPr>
        <w:t xml:space="preserve"> </w:t>
      </w:r>
      <w:r w:rsidR="00314181" w:rsidRPr="00860E91">
        <w:rPr>
          <w:rFonts w:ascii="Times New Roman" w:hAnsi="Times New Roman" w:cs="Times New Roman"/>
          <w:sz w:val="24"/>
          <w:szCs w:val="24"/>
        </w:rPr>
        <w:t>in a design</w:t>
      </w:r>
      <w:r w:rsidR="003D0C50">
        <w:rPr>
          <w:rFonts w:ascii="Times New Roman" w:hAnsi="Times New Roman" w:cs="Times New Roman"/>
          <w:sz w:val="24"/>
          <w:szCs w:val="24"/>
        </w:rPr>
        <w:t xml:space="preserve"> </w:t>
      </w:r>
      <w:r w:rsidR="001905B8">
        <w:rPr>
          <w:rFonts w:ascii="Times New Roman" w:hAnsi="Times New Roman" w:cs="Times New Roman"/>
          <w:sz w:val="24"/>
          <w:szCs w:val="24"/>
        </w:rPr>
        <w:t>so that there i</w:t>
      </w:r>
      <w:r w:rsidR="00DA5225">
        <w:rPr>
          <w:rFonts w:ascii="Times New Roman" w:hAnsi="Times New Roman" w:cs="Times New Roman"/>
          <w:sz w:val="24"/>
          <w:szCs w:val="24"/>
        </w:rPr>
        <w:t>s</w:t>
      </w:r>
      <w:r w:rsidR="001905B8">
        <w:rPr>
          <w:rFonts w:ascii="Times New Roman" w:hAnsi="Times New Roman" w:cs="Times New Roman"/>
          <w:sz w:val="24"/>
          <w:szCs w:val="24"/>
        </w:rPr>
        <w:t xml:space="preserve"> enough </w:t>
      </w:r>
      <w:r w:rsidR="00DA5225">
        <w:rPr>
          <w:rFonts w:ascii="Times New Roman" w:hAnsi="Times New Roman" w:cs="Times New Roman"/>
          <w:sz w:val="24"/>
          <w:szCs w:val="24"/>
        </w:rPr>
        <w:t xml:space="preserve">resource </w:t>
      </w:r>
      <w:r w:rsidR="001905B8">
        <w:rPr>
          <w:rFonts w:ascii="Times New Roman" w:hAnsi="Times New Roman" w:cs="Times New Roman"/>
          <w:sz w:val="24"/>
          <w:szCs w:val="24"/>
        </w:rPr>
        <w:t>availability for future enhancement on the chip</w:t>
      </w:r>
      <w:r w:rsidR="00314181" w:rsidRPr="00860E91">
        <w:rPr>
          <w:rFonts w:ascii="Times New Roman" w:hAnsi="Times New Roman" w:cs="Times New Roman"/>
          <w:sz w:val="24"/>
          <w:szCs w:val="24"/>
        </w:rPr>
        <w:t>. T</w:t>
      </w:r>
      <w:r w:rsidR="00ED430A">
        <w:rPr>
          <w:rFonts w:ascii="Times New Roman" w:hAnsi="Times New Roman" w:cs="Times New Roman"/>
          <w:sz w:val="24"/>
          <w:szCs w:val="24"/>
        </w:rPr>
        <w:t xml:space="preserve">hese three </w:t>
      </w:r>
      <w:r w:rsidR="00314181" w:rsidRPr="00860E91">
        <w:rPr>
          <w:rFonts w:ascii="Times New Roman" w:hAnsi="Times New Roman" w:cs="Times New Roman"/>
          <w:sz w:val="24"/>
          <w:szCs w:val="24"/>
        </w:rPr>
        <w:t>constraints</w:t>
      </w:r>
      <w:r w:rsidR="00ED430A">
        <w:rPr>
          <w:rFonts w:ascii="Times New Roman" w:hAnsi="Times New Roman" w:cs="Times New Roman"/>
          <w:sz w:val="24"/>
          <w:szCs w:val="24"/>
        </w:rPr>
        <w:t xml:space="preserve"> together</w:t>
      </w:r>
      <w:r w:rsidR="00314181" w:rsidRPr="00860E91">
        <w:rPr>
          <w:rFonts w:ascii="Times New Roman" w:hAnsi="Times New Roman" w:cs="Times New Roman"/>
          <w:sz w:val="24"/>
          <w:szCs w:val="24"/>
        </w:rPr>
        <w:t xml:space="preserve"> are very difficult to </w:t>
      </w:r>
      <w:r w:rsidR="00DA5225">
        <w:rPr>
          <w:rFonts w:ascii="Times New Roman" w:hAnsi="Times New Roman" w:cs="Times New Roman"/>
          <w:sz w:val="24"/>
          <w:szCs w:val="24"/>
        </w:rPr>
        <w:t>satisfy,</w:t>
      </w:r>
      <w:r w:rsidR="00DA5225" w:rsidRPr="00860E91">
        <w:rPr>
          <w:rFonts w:ascii="Times New Roman" w:hAnsi="Times New Roman" w:cs="Times New Roman"/>
          <w:sz w:val="24"/>
          <w:szCs w:val="24"/>
        </w:rPr>
        <w:t xml:space="preserve"> </w:t>
      </w:r>
      <w:r w:rsidR="00314181" w:rsidRPr="00860E91">
        <w:rPr>
          <w:rFonts w:ascii="Times New Roman" w:hAnsi="Times New Roman" w:cs="Times New Roman"/>
          <w:sz w:val="24"/>
          <w:szCs w:val="24"/>
        </w:rPr>
        <w:t xml:space="preserve">so depending on demand or application some compromise between constraints has to be made. Ripple carry adders </w:t>
      </w:r>
      <w:r w:rsidR="00796A3A" w:rsidRPr="00860E91">
        <w:rPr>
          <w:rFonts w:ascii="Times New Roman" w:hAnsi="Times New Roman" w:cs="Times New Roman"/>
          <w:sz w:val="24"/>
          <w:szCs w:val="24"/>
        </w:rPr>
        <w:t xml:space="preserve">exhibit </w:t>
      </w:r>
      <w:r w:rsidR="00314181" w:rsidRPr="00860E91">
        <w:rPr>
          <w:rFonts w:ascii="Times New Roman" w:hAnsi="Times New Roman" w:cs="Times New Roman"/>
          <w:sz w:val="24"/>
          <w:szCs w:val="24"/>
        </w:rPr>
        <w:t xml:space="preserve">the most compact design but the slowest speed. Whereas carry look ahead is the fastest one but consumes more area. </w:t>
      </w:r>
      <w:r w:rsidR="00DA5225">
        <w:rPr>
          <w:rFonts w:ascii="Times New Roman" w:hAnsi="Times New Roman" w:cs="Times New Roman"/>
          <w:sz w:val="24"/>
          <w:szCs w:val="24"/>
        </w:rPr>
        <w:t>The c</w:t>
      </w:r>
      <w:r w:rsidR="00314181" w:rsidRPr="00860E91">
        <w:rPr>
          <w:rFonts w:ascii="Times New Roman" w:hAnsi="Times New Roman" w:cs="Times New Roman"/>
          <w:sz w:val="24"/>
          <w:szCs w:val="24"/>
        </w:rPr>
        <w:t>arry select adder act</w:t>
      </w:r>
      <w:r w:rsidR="00035897" w:rsidRPr="00860E91">
        <w:rPr>
          <w:rFonts w:ascii="Times New Roman" w:hAnsi="Times New Roman" w:cs="Times New Roman"/>
          <w:sz w:val="24"/>
          <w:szCs w:val="24"/>
        </w:rPr>
        <w:t>s</w:t>
      </w:r>
      <w:r w:rsidR="00314181" w:rsidRPr="00860E91">
        <w:rPr>
          <w:rFonts w:ascii="Times New Roman" w:hAnsi="Times New Roman" w:cs="Times New Roman"/>
          <w:sz w:val="24"/>
          <w:szCs w:val="24"/>
        </w:rPr>
        <w:t xml:space="preserve"> as a compromise between the two adders.</w:t>
      </w:r>
    </w:p>
    <w:p w14:paraId="6961E4BF" w14:textId="77777777" w:rsidR="00314181" w:rsidRPr="00860E91" w:rsidRDefault="00314181" w:rsidP="005857B4">
      <w:pPr>
        <w:widowControl w:val="0"/>
        <w:overflowPunct w:val="0"/>
        <w:autoSpaceDE w:val="0"/>
        <w:autoSpaceDN w:val="0"/>
        <w:adjustRightInd w:val="0"/>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 xml:space="preserve">Design of area and power efficient high speed data path logic systems are one of the most substantial areas of research in VLSI system design. In digital adders, the speed of addition is limited by the time required to propagate a carry through the adder. The </w:t>
      </w:r>
      <w:r w:rsidRPr="00860E91">
        <w:rPr>
          <w:rFonts w:ascii="Times New Roman" w:hAnsi="Times New Roman" w:cs="Times New Roman"/>
          <w:sz w:val="24"/>
          <w:szCs w:val="24"/>
        </w:rPr>
        <w:lastRenderedPageBreak/>
        <w:t>sum for each bit position in an elementary adder is generated sequentially only after the previous bit position has been summed and a carry propagated into the next position.</w:t>
      </w:r>
    </w:p>
    <w:p w14:paraId="4144C904" w14:textId="00277DC7" w:rsidR="006A0BFA" w:rsidRPr="00860E91" w:rsidRDefault="00314181" w:rsidP="005857B4">
      <w:pPr>
        <w:widowControl w:val="0"/>
        <w:overflowPunct w:val="0"/>
        <w:autoSpaceDE w:val="0"/>
        <w:autoSpaceDN w:val="0"/>
        <w:adjustRightInd w:val="0"/>
        <w:spacing w:after="120" w:line="480" w:lineRule="auto"/>
        <w:ind w:firstLine="810"/>
        <w:jc w:val="both"/>
        <w:rPr>
          <w:rFonts w:ascii="Times New Roman" w:hAnsi="Times New Roman" w:cs="Times New Roman"/>
          <w:sz w:val="24"/>
          <w:szCs w:val="24"/>
        </w:rPr>
      </w:pPr>
      <w:r w:rsidRPr="00860E91">
        <w:rPr>
          <w:rFonts w:ascii="Times New Roman" w:hAnsi="Times New Roman" w:cs="Times New Roman"/>
          <w:sz w:val="24"/>
          <w:szCs w:val="24"/>
        </w:rPr>
        <w:t xml:space="preserve">The SQRT CSLA is used in many computational systems to alleviate the problem of carry propagation delay by independently generating multiple carries and then </w:t>
      </w:r>
      <w:r w:rsidR="00BE2978" w:rsidRPr="00860E91">
        <w:rPr>
          <w:rFonts w:ascii="Times New Roman" w:hAnsi="Times New Roman" w:cs="Times New Roman"/>
          <w:sz w:val="24"/>
          <w:szCs w:val="24"/>
        </w:rPr>
        <w:t xml:space="preserve">selecting </w:t>
      </w:r>
      <w:r w:rsidR="00002412">
        <w:rPr>
          <w:rFonts w:ascii="Times New Roman" w:hAnsi="Times New Roman" w:cs="Times New Roman"/>
          <w:sz w:val="24"/>
          <w:szCs w:val="24"/>
        </w:rPr>
        <w:t xml:space="preserve">a carry to generate the sum. </w:t>
      </w:r>
    </w:p>
    <w:p w14:paraId="3E484279" w14:textId="29524D4A" w:rsidR="00556A03" w:rsidRPr="00860E91" w:rsidRDefault="00410AE1">
      <w:pPr>
        <w:keepNext/>
        <w:keepLines/>
        <w:spacing w:after="120" w:line="480" w:lineRule="auto"/>
        <w:outlineLvl w:val="2"/>
        <w:rPr>
          <w:rFonts w:ascii="Times New Roman" w:eastAsiaTheme="majorEastAsia" w:hAnsi="Times New Roman" w:cs="Times New Roman"/>
          <w:sz w:val="24"/>
          <w:szCs w:val="24"/>
        </w:rPr>
      </w:pPr>
      <w:bookmarkStart w:id="238" w:name="_Toc436926835"/>
      <w:r w:rsidRPr="00860E91">
        <w:rPr>
          <w:rFonts w:ascii="Times New Roman" w:hAnsi="Times New Roman" w:cs="Times New Roman"/>
          <w:b/>
          <w:sz w:val="24"/>
          <w:szCs w:val="24"/>
        </w:rPr>
        <w:t>1.1</w:t>
      </w:r>
      <w:r w:rsidR="00A942FF" w:rsidRPr="00860E91">
        <w:rPr>
          <w:rFonts w:ascii="Times New Roman" w:hAnsi="Times New Roman" w:cs="Times New Roman"/>
          <w:b/>
          <w:sz w:val="24"/>
          <w:szCs w:val="24"/>
        </w:rPr>
        <w:t>.</w:t>
      </w:r>
      <w:r w:rsidRPr="00860E91">
        <w:rPr>
          <w:rFonts w:ascii="Times New Roman" w:hAnsi="Times New Roman" w:cs="Times New Roman"/>
          <w:b/>
          <w:sz w:val="24"/>
          <w:szCs w:val="24"/>
        </w:rPr>
        <w:t xml:space="preserve"> </w:t>
      </w:r>
      <w:r w:rsidR="00AE33BC" w:rsidRPr="00860E91">
        <w:rPr>
          <w:rFonts w:ascii="Times New Roman" w:hAnsi="Times New Roman" w:cs="Times New Roman"/>
          <w:b/>
          <w:sz w:val="24"/>
          <w:szCs w:val="24"/>
        </w:rPr>
        <w:t>Problem S</w:t>
      </w:r>
      <w:r w:rsidR="00556A03" w:rsidRPr="00860E91">
        <w:rPr>
          <w:rFonts w:ascii="Times New Roman" w:hAnsi="Times New Roman" w:cs="Times New Roman"/>
          <w:b/>
          <w:sz w:val="24"/>
          <w:szCs w:val="24"/>
        </w:rPr>
        <w:t>tatement</w:t>
      </w:r>
      <w:bookmarkEnd w:id="238"/>
    </w:p>
    <w:p w14:paraId="0A7AF7ED" w14:textId="1B3CE0BF" w:rsidR="00556A03" w:rsidRPr="00860E91" w:rsidRDefault="00556A03"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regular SQRT CSLA architecture uses ripple carr</w:t>
      </w:r>
      <w:r w:rsidR="00F4309B">
        <w:rPr>
          <w:rFonts w:ascii="Times New Roman" w:hAnsi="Times New Roman" w:cs="Times New Roman"/>
          <w:sz w:val="24"/>
          <w:szCs w:val="24"/>
        </w:rPr>
        <w:t>y</w:t>
      </w:r>
      <w:r w:rsidRPr="00860E91">
        <w:rPr>
          <w:rFonts w:ascii="Times New Roman" w:hAnsi="Times New Roman" w:cs="Times New Roman"/>
          <w:sz w:val="24"/>
          <w:szCs w:val="24"/>
        </w:rPr>
        <w:t xml:space="preserve"> adders which uses more g</w:t>
      </w:r>
      <w:r w:rsidR="00250A2E" w:rsidRPr="00860E91">
        <w:rPr>
          <w:rFonts w:ascii="Times New Roman" w:hAnsi="Times New Roman" w:cs="Times New Roman"/>
          <w:sz w:val="24"/>
          <w:szCs w:val="24"/>
        </w:rPr>
        <w:t>ates</w:t>
      </w:r>
      <w:r w:rsidRPr="00860E91">
        <w:rPr>
          <w:rFonts w:ascii="Times New Roman" w:hAnsi="Times New Roman" w:cs="Times New Roman"/>
          <w:sz w:val="24"/>
          <w:szCs w:val="24"/>
        </w:rPr>
        <w:t xml:space="preserve"> there by utilizes more Area. The problem in ordinary SQRT CSLA design is the number of full adders are increased then the circuit </w:t>
      </w:r>
      <w:r w:rsidR="006A0BFA" w:rsidRPr="00860E91">
        <w:rPr>
          <w:rFonts w:ascii="Times New Roman" w:hAnsi="Times New Roman" w:cs="Times New Roman"/>
          <w:sz w:val="24"/>
          <w:szCs w:val="24"/>
        </w:rPr>
        <w:t xml:space="preserve">complexity also </w:t>
      </w:r>
      <w:r w:rsidR="00F4309B" w:rsidRPr="00860E91">
        <w:rPr>
          <w:rFonts w:ascii="Times New Roman" w:hAnsi="Times New Roman" w:cs="Times New Roman"/>
          <w:sz w:val="24"/>
          <w:szCs w:val="24"/>
        </w:rPr>
        <w:t>increase</w:t>
      </w:r>
      <w:r w:rsidR="00F4309B">
        <w:rPr>
          <w:rFonts w:ascii="Times New Roman" w:hAnsi="Times New Roman" w:cs="Times New Roman"/>
          <w:sz w:val="24"/>
          <w:szCs w:val="24"/>
        </w:rPr>
        <w:t>s</w:t>
      </w:r>
      <w:r w:rsidR="006A0BFA" w:rsidRPr="00860E91">
        <w:rPr>
          <w:rFonts w:ascii="Times New Roman" w:hAnsi="Times New Roman" w:cs="Times New Roman"/>
          <w:sz w:val="24"/>
          <w:szCs w:val="24"/>
        </w:rPr>
        <w:t>.</w:t>
      </w:r>
      <w:r w:rsidR="00B47D97" w:rsidRPr="00860E91">
        <w:rPr>
          <w:rFonts w:ascii="Times New Roman" w:hAnsi="Times New Roman" w:cs="Times New Roman"/>
          <w:sz w:val="24"/>
          <w:szCs w:val="24"/>
        </w:rPr>
        <w:t xml:space="preserve"> </w:t>
      </w:r>
      <w:r w:rsidRPr="00860E91">
        <w:rPr>
          <w:rFonts w:ascii="Times New Roman" w:hAnsi="Times New Roman" w:cs="Times New Roman"/>
          <w:sz w:val="24"/>
          <w:szCs w:val="24"/>
        </w:rPr>
        <w:t>Since number of full</w:t>
      </w:r>
      <w:r w:rsidR="0023517C" w:rsidRPr="00860E91">
        <w:rPr>
          <w:rFonts w:ascii="Times New Roman" w:hAnsi="Times New Roman" w:cs="Times New Roman"/>
          <w:sz w:val="24"/>
          <w:szCs w:val="24"/>
        </w:rPr>
        <w:t xml:space="preserve"> adder cells </w:t>
      </w:r>
      <w:r w:rsidR="00224AEE">
        <w:rPr>
          <w:rFonts w:ascii="Times New Roman" w:hAnsi="Times New Roman" w:cs="Times New Roman"/>
          <w:sz w:val="24"/>
          <w:szCs w:val="24"/>
        </w:rPr>
        <w:t>are</w:t>
      </w:r>
      <w:r w:rsidR="00F4309B">
        <w:rPr>
          <w:rFonts w:ascii="Times New Roman" w:hAnsi="Times New Roman" w:cs="Times New Roman"/>
          <w:sz w:val="24"/>
          <w:szCs w:val="24"/>
        </w:rPr>
        <w:t xml:space="preserve"> greater,</w:t>
      </w:r>
      <w:r w:rsidR="0023517C" w:rsidRPr="00860E91">
        <w:rPr>
          <w:rFonts w:ascii="Times New Roman" w:hAnsi="Times New Roman" w:cs="Times New Roman"/>
          <w:sz w:val="24"/>
          <w:szCs w:val="24"/>
        </w:rPr>
        <w:t xml:space="preserve"> </w:t>
      </w:r>
      <w:r w:rsidR="00250A2E" w:rsidRPr="00860E91">
        <w:rPr>
          <w:rFonts w:ascii="Times New Roman" w:hAnsi="Times New Roman" w:cs="Times New Roman"/>
          <w:sz w:val="24"/>
          <w:szCs w:val="24"/>
        </w:rPr>
        <w:t>this</w:t>
      </w:r>
      <w:r w:rsidRPr="00860E91">
        <w:rPr>
          <w:rFonts w:ascii="Times New Roman" w:hAnsi="Times New Roman" w:cs="Times New Roman"/>
          <w:sz w:val="24"/>
          <w:szCs w:val="24"/>
        </w:rPr>
        <w:t xml:space="preserve"> doubles the area of the design. </w:t>
      </w:r>
    </w:p>
    <w:p w14:paraId="2A85EE61" w14:textId="61B396A9" w:rsidR="00556A03" w:rsidRPr="00860E91" w:rsidRDefault="00556A03" w:rsidP="005857B4">
      <w:pPr>
        <w:autoSpaceDE w:val="0"/>
        <w:autoSpaceDN w:val="0"/>
        <w:adjustRightInd w:val="0"/>
        <w:spacing w:after="120" w:line="480" w:lineRule="auto"/>
        <w:ind w:firstLine="720"/>
        <w:rPr>
          <w:rFonts w:ascii="Times New Roman" w:hAnsi="Times New Roman" w:cs="Times New Roman"/>
          <w:bCs/>
          <w:sz w:val="24"/>
          <w:szCs w:val="24"/>
        </w:rPr>
      </w:pPr>
      <w:r w:rsidRPr="00860E91">
        <w:rPr>
          <w:rFonts w:ascii="Times New Roman" w:hAnsi="Times New Roman" w:cs="Times New Roman"/>
          <w:bCs/>
          <w:sz w:val="24"/>
          <w:szCs w:val="24"/>
        </w:rPr>
        <w:t>The structure of CSLA is such  that  there  is  further  scope  of  reducing  th</w:t>
      </w:r>
      <w:r w:rsidR="002A00BF">
        <w:rPr>
          <w:rFonts w:ascii="Times New Roman" w:hAnsi="Times New Roman" w:cs="Times New Roman"/>
          <w:bCs/>
          <w:sz w:val="24"/>
          <w:szCs w:val="24"/>
        </w:rPr>
        <w:t xml:space="preserve">e  area </w:t>
      </w:r>
      <w:r w:rsidR="00DB2E56">
        <w:rPr>
          <w:rFonts w:ascii="Times New Roman" w:hAnsi="Times New Roman" w:cs="Times New Roman"/>
          <w:bCs/>
          <w:sz w:val="24"/>
          <w:szCs w:val="24"/>
        </w:rPr>
        <w:t xml:space="preserve">. </w:t>
      </w:r>
      <w:r w:rsidRPr="00860E91">
        <w:rPr>
          <w:rFonts w:ascii="Times New Roman" w:hAnsi="Times New Roman" w:cs="Times New Roman"/>
          <w:bCs/>
          <w:sz w:val="24"/>
          <w:szCs w:val="24"/>
        </w:rPr>
        <w:t>Simple and efficient gate level modification is used in order to reduce t</w:t>
      </w:r>
      <w:r w:rsidR="00250A2E" w:rsidRPr="00860E91">
        <w:rPr>
          <w:rFonts w:ascii="Times New Roman" w:hAnsi="Times New Roman" w:cs="Times New Roman"/>
          <w:bCs/>
          <w:sz w:val="24"/>
          <w:szCs w:val="24"/>
        </w:rPr>
        <w:t>he area</w:t>
      </w:r>
      <w:r w:rsidRPr="00860E91">
        <w:rPr>
          <w:rFonts w:ascii="Times New Roman" w:hAnsi="Times New Roman" w:cs="Times New Roman"/>
          <w:bCs/>
          <w:sz w:val="24"/>
          <w:szCs w:val="24"/>
        </w:rPr>
        <w:t xml:space="preserve"> of SQRT CSLA.</w:t>
      </w:r>
    </w:p>
    <w:p w14:paraId="6DD25723" w14:textId="276133BE" w:rsidR="006A0BFA" w:rsidRPr="00860E91" w:rsidRDefault="00556A03" w:rsidP="005857B4">
      <w:pPr>
        <w:spacing w:after="120" w:line="480" w:lineRule="auto"/>
        <w:ind w:firstLine="720"/>
        <w:jc w:val="both"/>
        <w:rPr>
          <w:rFonts w:ascii="Times New Roman" w:hAnsi="Times New Roman" w:cs="Times New Roman"/>
          <w:sz w:val="24"/>
          <w:szCs w:val="24"/>
        </w:rPr>
      </w:pPr>
      <w:r w:rsidRPr="00860E91">
        <w:rPr>
          <w:rFonts w:ascii="Times New Roman" w:hAnsi="Times New Roman" w:cs="Times New Roman"/>
          <w:sz w:val="24"/>
          <w:szCs w:val="24"/>
        </w:rPr>
        <w:t xml:space="preserve">In this </w:t>
      </w:r>
      <w:r w:rsidR="00F4309B">
        <w:rPr>
          <w:rFonts w:ascii="Times New Roman" w:hAnsi="Times New Roman" w:cs="Times New Roman"/>
          <w:sz w:val="24"/>
          <w:szCs w:val="24"/>
        </w:rPr>
        <w:t>t</w:t>
      </w:r>
      <w:r w:rsidRPr="00860E91">
        <w:rPr>
          <w:rFonts w:ascii="Times New Roman" w:hAnsi="Times New Roman" w:cs="Times New Roman"/>
          <w:sz w:val="24"/>
          <w:szCs w:val="24"/>
        </w:rPr>
        <w:t>hesis</w:t>
      </w:r>
      <w:r w:rsidR="00F4309B">
        <w:rPr>
          <w:rFonts w:ascii="Times New Roman" w:hAnsi="Times New Roman" w:cs="Times New Roman"/>
          <w:sz w:val="24"/>
          <w:szCs w:val="24"/>
        </w:rPr>
        <w:t>,</w:t>
      </w:r>
      <w:r w:rsidRPr="00860E91">
        <w:rPr>
          <w:rFonts w:ascii="Times New Roman" w:hAnsi="Times New Roman" w:cs="Times New Roman"/>
          <w:sz w:val="24"/>
          <w:szCs w:val="24"/>
        </w:rPr>
        <w:t xml:space="preserve"> a modified 16 bit SQRT CSLA will be develope</w:t>
      </w:r>
      <w:r w:rsidR="00250A2E" w:rsidRPr="00860E91">
        <w:rPr>
          <w:rFonts w:ascii="Times New Roman" w:hAnsi="Times New Roman" w:cs="Times New Roman"/>
          <w:sz w:val="24"/>
          <w:szCs w:val="24"/>
        </w:rPr>
        <w:t>d which uses n+1</w:t>
      </w:r>
      <w:r w:rsidR="00224AEE">
        <w:rPr>
          <w:rFonts w:ascii="Times New Roman" w:hAnsi="Times New Roman" w:cs="Times New Roman"/>
          <w:sz w:val="24"/>
          <w:szCs w:val="24"/>
        </w:rPr>
        <w:t xml:space="preserve"> bit</w:t>
      </w:r>
      <w:r w:rsidR="00F4309B">
        <w:rPr>
          <w:rFonts w:ascii="Times New Roman" w:hAnsi="Times New Roman" w:cs="Times New Roman"/>
          <w:sz w:val="24"/>
          <w:szCs w:val="24"/>
        </w:rPr>
        <w:t xml:space="preserve">, where </w:t>
      </w:r>
      <w:r w:rsidR="00540A84">
        <w:rPr>
          <w:rFonts w:ascii="Times New Roman" w:hAnsi="Times New Roman" w:cs="Times New Roman"/>
          <w:sz w:val="24"/>
          <w:szCs w:val="24"/>
        </w:rPr>
        <w:t>n is the adder bit width</w:t>
      </w:r>
      <w:r w:rsidR="00250A2E" w:rsidRPr="00860E91">
        <w:rPr>
          <w:rFonts w:ascii="Times New Roman" w:hAnsi="Times New Roman" w:cs="Times New Roman"/>
          <w:sz w:val="24"/>
          <w:szCs w:val="24"/>
        </w:rPr>
        <w:t xml:space="preserve"> replacing one</w:t>
      </w:r>
      <w:r w:rsidRPr="00860E91">
        <w:rPr>
          <w:rFonts w:ascii="Times New Roman" w:hAnsi="Times New Roman" w:cs="Times New Roman"/>
          <w:sz w:val="24"/>
          <w:szCs w:val="24"/>
        </w:rPr>
        <w:t xml:space="preserve"> of</w:t>
      </w:r>
      <w:r w:rsidR="00250A2E" w:rsidRPr="00860E91">
        <w:rPr>
          <w:rFonts w:ascii="Times New Roman" w:hAnsi="Times New Roman" w:cs="Times New Roman"/>
          <w:sz w:val="24"/>
          <w:szCs w:val="24"/>
        </w:rPr>
        <w:t xml:space="preserve"> the</w:t>
      </w:r>
      <w:r w:rsidRPr="00860E91">
        <w:rPr>
          <w:rFonts w:ascii="Times New Roman" w:hAnsi="Times New Roman" w:cs="Times New Roman"/>
          <w:sz w:val="24"/>
          <w:szCs w:val="24"/>
        </w:rPr>
        <w:t xml:space="preserve"> n</w:t>
      </w:r>
      <w:r w:rsidR="00540A84">
        <w:rPr>
          <w:rFonts w:ascii="Times New Roman" w:hAnsi="Times New Roman" w:cs="Times New Roman"/>
          <w:sz w:val="24"/>
          <w:szCs w:val="24"/>
        </w:rPr>
        <w:t xml:space="preserve"> (n is the adder bit width)</w:t>
      </w:r>
      <w:r w:rsidRPr="00860E91">
        <w:rPr>
          <w:rFonts w:ascii="Times New Roman" w:hAnsi="Times New Roman" w:cs="Times New Roman"/>
          <w:sz w:val="24"/>
          <w:szCs w:val="24"/>
        </w:rPr>
        <w:t xml:space="preserve"> bit</w:t>
      </w:r>
      <w:r w:rsidR="00250A2E" w:rsidRPr="00860E91">
        <w:rPr>
          <w:rFonts w:ascii="Times New Roman" w:hAnsi="Times New Roman" w:cs="Times New Roman"/>
          <w:sz w:val="24"/>
          <w:szCs w:val="24"/>
        </w:rPr>
        <w:t xml:space="preserve"> RCA with carry input</w:t>
      </w:r>
      <w:r w:rsidRPr="00860E91">
        <w:rPr>
          <w:rFonts w:ascii="Times New Roman" w:hAnsi="Times New Roman" w:cs="Times New Roman"/>
          <w:sz w:val="24"/>
          <w:szCs w:val="24"/>
        </w:rPr>
        <w:t xml:space="preserve"> bit 1</w:t>
      </w:r>
      <w:r w:rsidR="00224AEE">
        <w:rPr>
          <w:rFonts w:ascii="Times New Roman" w:hAnsi="Times New Roman" w:cs="Times New Roman"/>
          <w:sz w:val="24"/>
          <w:szCs w:val="24"/>
        </w:rPr>
        <w:t xml:space="preserve"> in each group from the second group</w:t>
      </w:r>
      <w:r w:rsidRPr="00860E91">
        <w:rPr>
          <w:rFonts w:ascii="Times New Roman" w:hAnsi="Times New Roman" w:cs="Times New Roman"/>
          <w:sz w:val="24"/>
          <w:szCs w:val="24"/>
        </w:rPr>
        <w:t xml:space="preserve"> to generate partial sum and carry, the results of modified </w:t>
      </w:r>
      <w:r w:rsidR="00250A2E" w:rsidRPr="00860E91">
        <w:rPr>
          <w:rFonts w:ascii="Times New Roman" w:hAnsi="Times New Roman" w:cs="Times New Roman"/>
          <w:sz w:val="24"/>
          <w:szCs w:val="24"/>
        </w:rPr>
        <w:t xml:space="preserve">SQRT </w:t>
      </w:r>
      <w:r w:rsidRPr="00860E91">
        <w:rPr>
          <w:rFonts w:ascii="Times New Roman" w:hAnsi="Times New Roman" w:cs="Times New Roman"/>
          <w:sz w:val="24"/>
          <w:szCs w:val="24"/>
        </w:rPr>
        <w:t xml:space="preserve">CSLA will be compared with regular </w:t>
      </w:r>
      <w:r w:rsidR="002A00BF">
        <w:rPr>
          <w:rFonts w:ascii="Times New Roman" w:hAnsi="Times New Roman" w:cs="Times New Roman"/>
          <w:sz w:val="24"/>
          <w:szCs w:val="24"/>
        </w:rPr>
        <w:t xml:space="preserve">SQRT </w:t>
      </w:r>
      <w:r w:rsidRPr="00860E91">
        <w:rPr>
          <w:rFonts w:ascii="Times New Roman" w:hAnsi="Times New Roman" w:cs="Times New Roman"/>
          <w:sz w:val="24"/>
          <w:szCs w:val="24"/>
        </w:rPr>
        <w:t xml:space="preserve">CSLA results. </w:t>
      </w:r>
      <w:r w:rsidR="00314181" w:rsidRPr="00860E91">
        <w:rPr>
          <w:rFonts w:ascii="Times New Roman" w:hAnsi="Times New Roman" w:cs="Times New Roman"/>
          <w:bCs/>
          <w:sz w:val="24"/>
          <w:szCs w:val="24"/>
        </w:rPr>
        <w:t xml:space="preserve">The analysis </w:t>
      </w:r>
      <w:r w:rsidR="00F4309B">
        <w:rPr>
          <w:rFonts w:ascii="Times New Roman" w:hAnsi="Times New Roman" w:cs="Times New Roman"/>
          <w:bCs/>
          <w:sz w:val="24"/>
          <w:szCs w:val="24"/>
        </w:rPr>
        <w:t xml:space="preserve">of the </w:t>
      </w:r>
      <w:r w:rsidR="00F4309B" w:rsidRPr="00860E91">
        <w:rPr>
          <w:rFonts w:ascii="Times New Roman" w:hAnsi="Times New Roman" w:cs="Times New Roman"/>
          <w:bCs/>
          <w:sz w:val="24"/>
          <w:szCs w:val="24"/>
        </w:rPr>
        <w:t xml:space="preserve">result </w:t>
      </w:r>
      <w:r w:rsidR="00314181" w:rsidRPr="00860E91">
        <w:rPr>
          <w:rFonts w:ascii="Times New Roman" w:hAnsi="Times New Roman" w:cs="Times New Roman"/>
          <w:bCs/>
          <w:sz w:val="24"/>
          <w:szCs w:val="24"/>
        </w:rPr>
        <w:t>show that t</w:t>
      </w:r>
      <w:r w:rsidR="00603D38" w:rsidRPr="00860E91">
        <w:rPr>
          <w:rFonts w:ascii="Times New Roman" w:hAnsi="Times New Roman" w:cs="Times New Roman"/>
          <w:bCs/>
          <w:sz w:val="24"/>
          <w:szCs w:val="24"/>
        </w:rPr>
        <w:t xml:space="preserve">he </w:t>
      </w:r>
      <w:r w:rsidR="00250A2E" w:rsidRPr="00860E91">
        <w:rPr>
          <w:rFonts w:ascii="Times New Roman" w:hAnsi="Times New Roman" w:cs="Times New Roman"/>
          <w:bCs/>
          <w:sz w:val="24"/>
          <w:szCs w:val="24"/>
        </w:rPr>
        <w:t xml:space="preserve">SQRT </w:t>
      </w:r>
      <w:r w:rsidR="00603D38" w:rsidRPr="00860E91">
        <w:rPr>
          <w:rFonts w:ascii="Times New Roman" w:hAnsi="Times New Roman" w:cs="Times New Roman"/>
          <w:bCs/>
          <w:sz w:val="24"/>
          <w:szCs w:val="24"/>
        </w:rPr>
        <w:t>CSLA with BEC</w:t>
      </w:r>
      <w:r w:rsidR="00314181" w:rsidRPr="00860E91">
        <w:rPr>
          <w:rFonts w:ascii="Times New Roman" w:hAnsi="Times New Roman" w:cs="Times New Roman"/>
          <w:bCs/>
          <w:sz w:val="24"/>
          <w:szCs w:val="24"/>
        </w:rPr>
        <w:t xml:space="preserve"> is better than the conventional </w:t>
      </w:r>
      <w:r w:rsidR="00250A2E" w:rsidRPr="00860E91">
        <w:rPr>
          <w:rFonts w:ascii="Times New Roman" w:hAnsi="Times New Roman" w:cs="Times New Roman"/>
          <w:bCs/>
          <w:sz w:val="24"/>
          <w:szCs w:val="24"/>
        </w:rPr>
        <w:t xml:space="preserve">SQRT </w:t>
      </w:r>
      <w:r w:rsidR="00314181" w:rsidRPr="00860E91">
        <w:rPr>
          <w:rFonts w:ascii="Times New Roman" w:hAnsi="Times New Roman" w:cs="Times New Roman"/>
          <w:bCs/>
          <w:sz w:val="24"/>
          <w:szCs w:val="24"/>
        </w:rPr>
        <w:t>CSLA</w:t>
      </w:r>
      <w:r w:rsidR="002A00BF">
        <w:rPr>
          <w:rFonts w:ascii="Times New Roman" w:hAnsi="Times New Roman" w:cs="Times New Roman"/>
          <w:bCs/>
          <w:sz w:val="24"/>
          <w:szCs w:val="24"/>
        </w:rPr>
        <w:t xml:space="preserve"> in </w:t>
      </w:r>
      <w:r w:rsidR="00F4309B">
        <w:rPr>
          <w:rFonts w:ascii="Times New Roman" w:hAnsi="Times New Roman" w:cs="Times New Roman"/>
          <w:bCs/>
          <w:sz w:val="24"/>
          <w:szCs w:val="24"/>
        </w:rPr>
        <w:t>conserving a</w:t>
      </w:r>
      <w:r w:rsidR="002A00BF">
        <w:rPr>
          <w:rFonts w:ascii="Times New Roman" w:hAnsi="Times New Roman" w:cs="Times New Roman"/>
          <w:bCs/>
          <w:sz w:val="24"/>
          <w:szCs w:val="24"/>
        </w:rPr>
        <w:t>rea with considered amount of delay</w:t>
      </w:r>
      <w:r w:rsidR="00314181" w:rsidRPr="00860E91">
        <w:rPr>
          <w:rFonts w:ascii="Times New Roman" w:hAnsi="Times New Roman" w:cs="Times New Roman"/>
          <w:bCs/>
          <w:sz w:val="24"/>
          <w:szCs w:val="24"/>
        </w:rPr>
        <w:t>.</w:t>
      </w:r>
    </w:p>
    <w:p w14:paraId="69207027" w14:textId="78ACD16B" w:rsidR="00556A03" w:rsidRPr="00860E91" w:rsidRDefault="00556A03" w:rsidP="005857B4">
      <w:pPr>
        <w:keepNext/>
        <w:keepLines/>
        <w:spacing w:after="120" w:line="480" w:lineRule="auto"/>
        <w:outlineLvl w:val="2"/>
        <w:rPr>
          <w:rFonts w:ascii="Times New Roman" w:eastAsiaTheme="majorEastAsia" w:hAnsi="Times New Roman" w:cs="Times New Roman"/>
          <w:sz w:val="24"/>
          <w:szCs w:val="24"/>
        </w:rPr>
      </w:pPr>
      <w:bookmarkStart w:id="239" w:name="_Toc436926836"/>
      <w:r w:rsidRPr="00860E91">
        <w:rPr>
          <w:rFonts w:ascii="Times New Roman" w:hAnsi="Times New Roman" w:cs="Times New Roman"/>
          <w:b/>
          <w:bCs/>
          <w:sz w:val="24"/>
          <w:szCs w:val="24"/>
        </w:rPr>
        <w:t>1.2</w:t>
      </w:r>
      <w:r w:rsidR="00A942FF" w:rsidRPr="00860E91">
        <w:rPr>
          <w:rFonts w:ascii="Times New Roman" w:hAnsi="Times New Roman" w:cs="Times New Roman"/>
          <w:b/>
          <w:bCs/>
          <w:sz w:val="24"/>
          <w:szCs w:val="24"/>
        </w:rPr>
        <w:t>.</w:t>
      </w:r>
      <w:r w:rsidRPr="00860E91">
        <w:rPr>
          <w:rFonts w:ascii="Times New Roman" w:hAnsi="Times New Roman" w:cs="Times New Roman"/>
          <w:b/>
          <w:bCs/>
          <w:sz w:val="24"/>
          <w:szCs w:val="24"/>
        </w:rPr>
        <w:t xml:space="preserve"> </w:t>
      </w:r>
      <w:r w:rsidR="004D496D">
        <w:rPr>
          <w:rFonts w:ascii="Times New Roman" w:hAnsi="Times New Roman" w:cs="Times New Roman"/>
          <w:b/>
          <w:bCs/>
          <w:sz w:val="24"/>
          <w:szCs w:val="24"/>
        </w:rPr>
        <w:t>Why o</w:t>
      </w:r>
      <w:r w:rsidRPr="00860E91">
        <w:rPr>
          <w:rFonts w:ascii="Times New Roman" w:hAnsi="Times New Roman" w:cs="Times New Roman"/>
          <w:b/>
          <w:bCs/>
          <w:sz w:val="24"/>
          <w:szCs w:val="24"/>
        </w:rPr>
        <w:t>nly BEC</w:t>
      </w:r>
      <w:bookmarkEnd w:id="239"/>
    </w:p>
    <w:p w14:paraId="63018CF0" w14:textId="67D9D137" w:rsidR="00314181" w:rsidRPr="00860E91" w:rsidRDefault="00556A03" w:rsidP="005857B4">
      <w:pPr>
        <w:widowControl w:val="0"/>
        <w:autoSpaceDE w:val="0"/>
        <w:autoSpaceDN w:val="0"/>
        <w:adjustRightInd w:val="0"/>
        <w:spacing w:after="120" w:line="480" w:lineRule="auto"/>
        <w:rPr>
          <w:rFonts w:ascii="Times New Roman" w:hAnsi="Times New Roman" w:cs="Times New Roman"/>
          <w:bCs/>
          <w:noProof/>
          <w:sz w:val="24"/>
          <w:szCs w:val="24"/>
        </w:rPr>
      </w:pPr>
      <w:r w:rsidRPr="00860E91">
        <w:rPr>
          <w:rFonts w:ascii="Times New Roman" w:hAnsi="Times New Roman" w:cs="Times New Roman"/>
          <w:b/>
          <w:bCs/>
          <w:noProof/>
          <w:sz w:val="24"/>
          <w:szCs w:val="24"/>
        </w:rPr>
        <w:tab/>
      </w:r>
      <w:r w:rsidRPr="00860E91">
        <w:rPr>
          <w:rFonts w:ascii="Times New Roman" w:hAnsi="Times New Roman" w:cs="Times New Roman"/>
          <w:bCs/>
          <w:noProof/>
          <w:sz w:val="24"/>
          <w:szCs w:val="24"/>
        </w:rPr>
        <w:t>In thi</w:t>
      </w:r>
      <w:r w:rsidR="00964FF1" w:rsidRPr="00860E91">
        <w:rPr>
          <w:rFonts w:ascii="Times New Roman" w:hAnsi="Times New Roman" w:cs="Times New Roman"/>
          <w:bCs/>
          <w:noProof/>
          <w:sz w:val="24"/>
          <w:szCs w:val="24"/>
        </w:rPr>
        <w:t xml:space="preserve">s </w:t>
      </w:r>
      <w:r w:rsidR="00F4309B">
        <w:rPr>
          <w:rFonts w:ascii="Times New Roman" w:hAnsi="Times New Roman" w:cs="Times New Roman"/>
          <w:bCs/>
          <w:noProof/>
          <w:sz w:val="24"/>
          <w:szCs w:val="24"/>
        </w:rPr>
        <w:t>t</w:t>
      </w:r>
      <w:r w:rsidR="00964FF1" w:rsidRPr="00860E91">
        <w:rPr>
          <w:rFonts w:ascii="Times New Roman" w:hAnsi="Times New Roman" w:cs="Times New Roman"/>
          <w:bCs/>
          <w:noProof/>
          <w:sz w:val="24"/>
          <w:szCs w:val="24"/>
        </w:rPr>
        <w:t>hesis a</w:t>
      </w:r>
      <w:r w:rsidR="00F4309B">
        <w:rPr>
          <w:rFonts w:ascii="Times New Roman" w:hAnsi="Times New Roman" w:cs="Times New Roman"/>
          <w:bCs/>
          <w:noProof/>
          <w:sz w:val="24"/>
          <w:szCs w:val="24"/>
        </w:rPr>
        <w:t>n</w:t>
      </w:r>
      <w:r w:rsidR="00F53D89">
        <w:rPr>
          <w:rFonts w:ascii="Times New Roman" w:hAnsi="Times New Roman" w:cs="Times New Roman"/>
          <w:bCs/>
          <w:noProof/>
          <w:sz w:val="24"/>
          <w:szCs w:val="24"/>
        </w:rPr>
        <w:t xml:space="preserve"> n+1 BEC is used </w:t>
      </w:r>
      <w:r w:rsidR="00B93906">
        <w:rPr>
          <w:rFonts w:ascii="Times New Roman" w:hAnsi="Times New Roman" w:cs="Times New Roman"/>
          <w:bCs/>
          <w:noProof/>
          <w:sz w:val="24"/>
          <w:szCs w:val="24"/>
        </w:rPr>
        <w:t xml:space="preserve">to replace </w:t>
      </w:r>
      <w:r w:rsidR="00964FF1" w:rsidRPr="00860E91">
        <w:rPr>
          <w:rFonts w:ascii="Times New Roman" w:hAnsi="Times New Roman" w:cs="Times New Roman"/>
          <w:bCs/>
          <w:noProof/>
          <w:sz w:val="24"/>
          <w:szCs w:val="24"/>
        </w:rPr>
        <w:t xml:space="preserve">a </w:t>
      </w:r>
      <w:r w:rsidRPr="00860E91">
        <w:rPr>
          <w:rFonts w:ascii="Times New Roman" w:hAnsi="Times New Roman" w:cs="Times New Roman"/>
          <w:bCs/>
          <w:noProof/>
          <w:sz w:val="24"/>
          <w:szCs w:val="24"/>
        </w:rPr>
        <w:t>n bit RCA because the BEC uses less number o</w:t>
      </w:r>
      <w:r w:rsidR="00794B28">
        <w:rPr>
          <w:rFonts w:ascii="Times New Roman" w:hAnsi="Times New Roman" w:cs="Times New Roman"/>
          <w:bCs/>
          <w:noProof/>
          <w:sz w:val="24"/>
          <w:szCs w:val="24"/>
        </w:rPr>
        <w:t>f gates than that of the n bit full a</w:t>
      </w:r>
      <w:r w:rsidRPr="00860E91">
        <w:rPr>
          <w:rFonts w:ascii="Times New Roman" w:hAnsi="Times New Roman" w:cs="Times New Roman"/>
          <w:bCs/>
          <w:noProof/>
          <w:sz w:val="24"/>
          <w:szCs w:val="24"/>
        </w:rPr>
        <w:t xml:space="preserve">dder structure of the RCA </w:t>
      </w:r>
      <w:r w:rsidR="00964FF1" w:rsidRPr="00860E91">
        <w:rPr>
          <w:rFonts w:ascii="Times New Roman" w:hAnsi="Times New Roman" w:cs="Times New Roman"/>
          <w:bCs/>
          <w:noProof/>
          <w:sz w:val="24"/>
          <w:szCs w:val="24"/>
        </w:rPr>
        <w:t xml:space="preserve">which reduces </w:t>
      </w:r>
      <w:r w:rsidR="00964FF1" w:rsidRPr="00860E91">
        <w:rPr>
          <w:rFonts w:ascii="Times New Roman" w:hAnsi="Times New Roman" w:cs="Times New Roman"/>
          <w:bCs/>
          <w:noProof/>
          <w:sz w:val="24"/>
          <w:szCs w:val="24"/>
        </w:rPr>
        <w:lastRenderedPageBreak/>
        <w:t>the</w:t>
      </w:r>
      <w:r w:rsidR="00794B28">
        <w:rPr>
          <w:rFonts w:ascii="Times New Roman" w:hAnsi="Times New Roman" w:cs="Times New Roman"/>
          <w:bCs/>
          <w:noProof/>
          <w:sz w:val="24"/>
          <w:szCs w:val="24"/>
        </w:rPr>
        <w:t xml:space="preserve"> a</w:t>
      </w:r>
      <w:r w:rsidRPr="00860E91">
        <w:rPr>
          <w:rFonts w:ascii="Times New Roman" w:hAnsi="Times New Roman" w:cs="Times New Roman"/>
          <w:bCs/>
          <w:noProof/>
          <w:sz w:val="24"/>
          <w:szCs w:val="24"/>
        </w:rPr>
        <w:t xml:space="preserve">rea. Since my objective in this </w:t>
      </w:r>
      <w:r w:rsidR="00D04D09">
        <w:rPr>
          <w:rFonts w:ascii="Times New Roman" w:hAnsi="Times New Roman" w:cs="Times New Roman"/>
          <w:bCs/>
          <w:noProof/>
          <w:sz w:val="24"/>
          <w:szCs w:val="24"/>
        </w:rPr>
        <w:t>t</w:t>
      </w:r>
      <w:r w:rsidRPr="00860E91">
        <w:rPr>
          <w:rFonts w:ascii="Times New Roman" w:hAnsi="Times New Roman" w:cs="Times New Roman"/>
          <w:bCs/>
          <w:noProof/>
          <w:sz w:val="24"/>
          <w:szCs w:val="24"/>
        </w:rPr>
        <w:t>hesis is</w:t>
      </w:r>
      <w:r w:rsidR="00794B28">
        <w:rPr>
          <w:rFonts w:ascii="Times New Roman" w:hAnsi="Times New Roman" w:cs="Times New Roman"/>
          <w:bCs/>
          <w:noProof/>
          <w:sz w:val="24"/>
          <w:szCs w:val="24"/>
        </w:rPr>
        <w:t xml:space="preserve"> to optimize the a</w:t>
      </w:r>
      <w:r w:rsidR="00964FF1" w:rsidRPr="00860E91">
        <w:rPr>
          <w:rFonts w:ascii="Times New Roman" w:hAnsi="Times New Roman" w:cs="Times New Roman"/>
          <w:bCs/>
          <w:noProof/>
          <w:sz w:val="24"/>
          <w:szCs w:val="24"/>
        </w:rPr>
        <w:t xml:space="preserve">rea </w:t>
      </w:r>
      <w:r w:rsidRPr="00860E91">
        <w:rPr>
          <w:rFonts w:ascii="Times New Roman" w:hAnsi="Times New Roman" w:cs="Times New Roman"/>
          <w:bCs/>
          <w:noProof/>
          <w:sz w:val="24"/>
          <w:szCs w:val="24"/>
        </w:rPr>
        <w:t>used by the AOI gates a BEC would be a very good replacement than using any other alternative. There are some replaceme</w:t>
      </w:r>
      <w:r w:rsidR="008F56D2">
        <w:rPr>
          <w:rFonts w:ascii="Times New Roman" w:hAnsi="Times New Roman" w:cs="Times New Roman"/>
          <w:bCs/>
          <w:noProof/>
          <w:sz w:val="24"/>
          <w:szCs w:val="24"/>
        </w:rPr>
        <w:t>nts which</w:t>
      </w:r>
      <w:r w:rsidR="001905B8">
        <w:rPr>
          <w:rFonts w:ascii="Times New Roman" w:hAnsi="Times New Roman" w:cs="Times New Roman"/>
          <w:bCs/>
          <w:noProof/>
          <w:sz w:val="24"/>
          <w:szCs w:val="24"/>
        </w:rPr>
        <w:t xml:space="preserve"> have a little</w:t>
      </w:r>
      <w:r w:rsidRPr="00860E91">
        <w:rPr>
          <w:rFonts w:ascii="Times New Roman" w:hAnsi="Times New Roman" w:cs="Times New Roman"/>
          <w:bCs/>
          <w:noProof/>
          <w:sz w:val="24"/>
          <w:szCs w:val="24"/>
        </w:rPr>
        <w:t xml:space="preserve"> power</w:t>
      </w:r>
      <w:r w:rsidR="001905B8">
        <w:rPr>
          <w:rFonts w:ascii="Times New Roman" w:hAnsi="Times New Roman" w:cs="Times New Roman"/>
          <w:bCs/>
          <w:noProof/>
          <w:sz w:val="24"/>
          <w:szCs w:val="24"/>
        </w:rPr>
        <w:t xml:space="preserve"> advantage</w:t>
      </w:r>
      <w:r w:rsidR="00DB4CF4">
        <w:rPr>
          <w:rFonts w:ascii="Times New Roman" w:hAnsi="Times New Roman" w:cs="Times New Roman"/>
          <w:bCs/>
          <w:noProof/>
          <w:sz w:val="24"/>
          <w:szCs w:val="24"/>
        </w:rPr>
        <w:t xml:space="preserve"> like the carry skip Adder</w:t>
      </w:r>
      <w:r w:rsidR="00224AEE">
        <w:rPr>
          <w:rFonts w:ascii="Times New Roman" w:hAnsi="Times New Roman" w:cs="Times New Roman"/>
          <w:bCs/>
          <w:noProof/>
          <w:sz w:val="24"/>
          <w:szCs w:val="24"/>
        </w:rPr>
        <w:t>,</w:t>
      </w:r>
      <w:r w:rsidR="00B93906" w:rsidRPr="00860E91">
        <w:rPr>
          <w:rFonts w:ascii="Times New Roman" w:hAnsi="Times New Roman" w:cs="Times New Roman"/>
          <w:bCs/>
          <w:noProof/>
          <w:sz w:val="24"/>
          <w:szCs w:val="24"/>
        </w:rPr>
        <w:t xml:space="preserve"> </w:t>
      </w:r>
      <w:r w:rsidRPr="00860E91">
        <w:rPr>
          <w:rFonts w:ascii="Times New Roman" w:hAnsi="Times New Roman" w:cs="Times New Roman"/>
          <w:bCs/>
          <w:noProof/>
          <w:sz w:val="24"/>
          <w:szCs w:val="24"/>
        </w:rPr>
        <w:t xml:space="preserve">Though it is fast it consumes most of the </w:t>
      </w:r>
      <w:r w:rsidR="00B93906">
        <w:rPr>
          <w:rFonts w:ascii="Times New Roman" w:hAnsi="Times New Roman" w:cs="Times New Roman"/>
          <w:bCs/>
          <w:noProof/>
          <w:sz w:val="24"/>
          <w:szCs w:val="24"/>
        </w:rPr>
        <w:t>a</w:t>
      </w:r>
      <w:r w:rsidRPr="00860E91">
        <w:rPr>
          <w:rFonts w:ascii="Times New Roman" w:hAnsi="Times New Roman" w:cs="Times New Roman"/>
          <w:bCs/>
          <w:noProof/>
          <w:sz w:val="24"/>
          <w:szCs w:val="24"/>
        </w:rPr>
        <w:t>rea ,</w:t>
      </w:r>
      <w:r w:rsidR="00224AEE">
        <w:rPr>
          <w:rFonts w:ascii="Times New Roman" w:hAnsi="Times New Roman" w:cs="Times New Roman"/>
          <w:bCs/>
          <w:noProof/>
          <w:sz w:val="24"/>
          <w:szCs w:val="24"/>
        </w:rPr>
        <w:t xml:space="preserve"> similarly a single RCA though it is compatible compared to some adders it is not fast enough .T</w:t>
      </w:r>
      <w:r w:rsidRPr="00860E91">
        <w:rPr>
          <w:rFonts w:ascii="Times New Roman" w:hAnsi="Times New Roman" w:cs="Times New Roman"/>
          <w:bCs/>
          <w:noProof/>
          <w:sz w:val="24"/>
          <w:szCs w:val="24"/>
        </w:rPr>
        <w:t>hese kind of designs are used only in power efficient applications</w:t>
      </w:r>
      <w:r w:rsidR="00224AEE">
        <w:rPr>
          <w:rFonts w:ascii="Times New Roman" w:hAnsi="Times New Roman" w:cs="Times New Roman"/>
          <w:bCs/>
          <w:noProof/>
          <w:sz w:val="24"/>
          <w:szCs w:val="24"/>
        </w:rPr>
        <w:t xml:space="preserve"> based on the requirement</w:t>
      </w:r>
      <w:r w:rsidRPr="00860E91">
        <w:rPr>
          <w:rFonts w:ascii="Times New Roman" w:hAnsi="Times New Roman" w:cs="Times New Roman"/>
          <w:bCs/>
          <w:noProof/>
          <w:sz w:val="24"/>
          <w:szCs w:val="24"/>
        </w:rPr>
        <w:t>.</w:t>
      </w:r>
      <w:r w:rsidR="00224AEE">
        <w:rPr>
          <w:rFonts w:ascii="Times New Roman" w:hAnsi="Times New Roman" w:cs="Times New Roman"/>
          <w:bCs/>
          <w:noProof/>
          <w:sz w:val="24"/>
          <w:szCs w:val="24"/>
        </w:rPr>
        <w:t>The SQRT CSLA using BEC eliminates the delay and Excess area being occupied and acts as a compromise for these both adders.</w:t>
      </w:r>
    </w:p>
    <w:p w14:paraId="7D964C98" w14:textId="742943C8" w:rsidR="00556A03" w:rsidRPr="00860E91" w:rsidRDefault="00A942FF" w:rsidP="005857B4">
      <w:pPr>
        <w:keepNext/>
        <w:keepLines/>
        <w:spacing w:after="120" w:line="480" w:lineRule="auto"/>
        <w:outlineLvl w:val="2"/>
        <w:rPr>
          <w:rFonts w:ascii="Times New Roman" w:eastAsiaTheme="majorEastAsia" w:hAnsi="Times New Roman" w:cs="Times New Roman"/>
          <w:sz w:val="24"/>
          <w:szCs w:val="24"/>
        </w:rPr>
      </w:pPr>
      <w:bookmarkStart w:id="240" w:name="_Toc436926837"/>
      <w:r w:rsidRPr="00860E91">
        <w:rPr>
          <w:rFonts w:ascii="Times New Roman" w:hAnsi="Times New Roman" w:cs="Times New Roman"/>
          <w:b/>
          <w:bCs/>
          <w:sz w:val="24"/>
          <w:szCs w:val="24"/>
        </w:rPr>
        <w:t xml:space="preserve">1.3. </w:t>
      </w:r>
      <w:r w:rsidR="00410AE1" w:rsidRPr="00860E91">
        <w:rPr>
          <w:rFonts w:ascii="Times New Roman" w:hAnsi="Times New Roman" w:cs="Times New Roman"/>
          <w:b/>
          <w:bCs/>
          <w:noProof/>
          <w:sz w:val="24"/>
          <w:szCs w:val="24"/>
        </w:rPr>
        <w:t>Language and T</w:t>
      </w:r>
      <w:r w:rsidR="00AE33BC" w:rsidRPr="00860E91">
        <w:rPr>
          <w:rFonts w:ascii="Times New Roman" w:hAnsi="Times New Roman" w:cs="Times New Roman"/>
          <w:b/>
          <w:bCs/>
          <w:noProof/>
          <w:sz w:val="24"/>
          <w:szCs w:val="24"/>
        </w:rPr>
        <w:t>ools u</w:t>
      </w:r>
      <w:r w:rsidR="00314181" w:rsidRPr="00860E91">
        <w:rPr>
          <w:rFonts w:ascii="Times New Roman" w:hAnsi="Times New Roman" w:cs="Times New Roman"/>
          <w:b/>
          <w:bCs/>
          <w:noProof/>
          <w:sz w:val="24"/>
          <w:szCs w:val="24"/>
        </w:rPr>
        <w:t>sed</w:t>
      </w:r>
      <w:bookmarkEnd w:id="240"/>
    </w:p>
    <w:p w14:paraId="7367F136" w14:textId="77777777" w:rsidR="00556A03" w:rsidRPr="00860E91" w:rsidRDefault="00314181" w:rsidP="005857B4">
      <w:pPr>
        <w:pStyle w:val="ListParagraph"/>
        <w:widowControl w:val="0"/>
        <w:numPr>
          <w:ilvl w:val="0"/>
          <w:numId w:val="28"/>
        </w:numPr>
        <w:autoSpaceDE w:val="0"/>
        <w:autoSpaceDN w:val="0"/>
        <w:adjustRightInd w:val="0"/>
        <w:spacing w:after="120" w:line="480" w:lineRule="auto"/>
        <w:ind w:left="720"/>
        <w:rPr>
          <w:rFonts w:ascii="Times New Roman" w:hAnsi="Times New Roman" w:cs="Times New Roman"/>
          <w:b/>
          <w:bCs/>
          <w:noProof/>
          <w:sz w:val="24"/>
          <w:szCs w:val="24"/>
        </w:rPr>
      </w:pPr>
      <w:r w:rsidRPr="00860E91">
        <w:rPr>
          <w:rFonts w:ascii="Times New Roman" w:hAnsi="Times New Roman" w:cs="Times New Roman"/>
          <w:bCs/>
          <w:noProof/>
          <w:sz w:val="24"/>
          <w:szCs w:val="24"/>
        </w:rPr>
        <w:t>Verilog (HDL)</w:t>
      </w:r>
    </w:p>
    <w:p w14:paraId="4E5FF60C" w14:textId="4F39746F" w:rsidR="00314181" w:rsidRPr="00002412" w:rsidRDefault="00314181" w:rsidP="005857B4">
      <w:pPr>
        <w:pStyle w:val="ListParagraph"/>
        <w:widowControl w:val="0"/>
        <w:numPr>
          <w:ilvl w:val="0"/>
          <w:numId w:val="28"/>
        </w:numPr>
        <w:autoSpaceDE w:val="0"/>
        <w:autoSpaceDN w:val="0"/>
        <w:adjustRightInd w:val="0"/>
        <w:spacing w:after="120" w:line="480" w:lineRule="auto"/>
        <w:ind w:left="720"/>
        <w:rPr>
          <w:rFonts w:ascii="Times New Roman" w:hAnsi="Times New Roman" w:cs="Times New Roman"/>
          <w:b/>
          <w:bCs/>
          <w:noProof/>
          <w:sz w:val="24"/>
          <w:szCs w:val="24"/>
        </w:rPr>
      </w:pPr>
      <w:r w:rsidRPr="00860E91">
        <w:rPr>
          <w:rFonts w:ascii="Times New Roman" w:hAnsi="Times New Roman" w:cs="Times New Roman"/>
          <w:bCs/>
          <w:noProof/>
          <w:sz w:val="24"/>
          <w:szCs w:val="24"/>
        </w:rPr>
        <w:t>Synopsys (</w:t>
      </w:r>
      <w:r w:rsidR="00A96400" w:rsidRPr="00860E91">
        <w:rPr>
          <w:rFonts w:ascii="Times New Roman" w:hAnsi="Times New Roman" w:cs="Times New Roman"/>
          <w:bCs/>
          <w:noProof/>
          <w:sz w:val="24"/>
          <w:szCs w:val="24"/>
        </w:rPr>
        <w:t>VLSI software tool suite</w:t>
      </w:r>
      <w:r w:rsidRPr="00860E91">
        <w:rPr>
          <w:rFonts w:ascii="Times New Roman" w:hAnsi="Times New Roman" w:cs="Times New Roman"/>
          <w:bCs/>
          <w:noProof/>
          <w:sz w:val="24"/>
          <w:szCs w:val="24"/>
        </w:rPr>
        <w:t>)</w:t>
      </w:r>
    </w:p>
    <w:p w14:paraId="519193B6" w14:textId="59ABE355" w:rsidR="00314181" w:rsidRPr="008F56D2" w:rsidRDefault="00314181" w:rsidP="005857B4">
      <w:pPr>
        <w:keepNext/>
        <w:keepLines/>
        <w:spacing w:after="120" w:line="480" w:lineRule="auto"/>
        <w:outlineLvl w:val="2"/>
        <w:rPr>
          <w:rFonts w:ascii="Times New Roman" w:eastAsiaTheme="majorEastAsia" w:hAnsi="Times New Roman" w:cs="Times New Roman"/>
          <w:sz w:val="24"/>
          <w:szCs w:val="24"/>
        </w:rPr>
      </w:pPr>
      <w:bookmarkStart w:id="241" w:name="_Toc436926838"/>
      <w:r w:rsidRPr="00860E91">
        <w:rPr>
          <w:rFonts w:ascii="Times New Roman" w:hAnsi="Times New Roman" w:cs="Times New Roman"/>
          <w:b/>
          <w:bCs/>
          <w:sz w:val="24"/>
          <w:szCs w:val="24"/>
        </w:rPr>
        <w:t>1.4</w:t>
      </w:r>
      <w:r w:rsidR="00A942FF" w:rsidRPr="00860E91">
        <w:rPr>
          <w:rFonts w:ascii="Times New Roman" w:hAnsi="Times New Roman" w:cs="Times New Roman"/>
          <w:b/>
          <w:bCs/>
          <w:sz w:val="24"/>
          <w:szCs w:val="24"/>
        </w:rPr>
        <w:t>.</w:t>
      </w:r>
      <w:r w:rsidRPr="00860E91">
        <w:rPr>
          <w:rFonts w:ascii="Times New Roman" w:hAnsi="Times New Roman" w:cs="Times New Roman"/>
          <w:b/>
          <w:bCs/>
          <w:sz w:val="24"/>
          <w:szCs w:val="24"/>
        </w:rPr>
        <w:t xml:space="preserve"> Advantages</w:t>
      </w:r>
      <w:r w:rsidR="00410AE1" w:rsidRPr="00860E91">
        <w:rPr>
          <w:rFonts w:ascii="Times New Roman" w:hAnsi="Times New Roman" w:cs="Times New Roman"/>
          <w:b/>
          <w:bCs/>
          <w:sz w:val="24"/>
          <w:szCs w:val="24"/>
        </w:rPr>
        <w:t xml:space="preserve"> of Modified M</w:t>
      </w:r>
      <w:r w:rsidR="00B4425A" w:rsidRPr="00860E91">
        <w:rPr>
          <w:rFonts w:ascii="Times New Roman" w:hAnsi="Times New Roman" w:cs="Times New Roman"/>
          <w:b/>
          <w:bCs/>
          <w:sz w:val="24"/>
          <w:szCs w:val="24"/>
        </w:rPr>
        <w:t>odel over O</w:t>
      </w:r>
      <w:r w:rsidRPr="00860E91">
        <w:rPr>
          <w:rFonts w:ascii="Times New Roman" w:hAnsi="Times New Roman" w:cs="Times New Roman"/>
          <w:b/>
          <w:bCs/>
          <w:sz w:val="24"/>
          <w:szCs w:val="24"/>
        </w:rPr>
        <w:t>rdinary SQRT CSLA</w:t>
      </w:r>
      <w:bookmarkEnd w:id="241"/>
    </w:p>
    <w:p w14:paraId="57008724" w14:textId="5B22BA24" w:rsidR="00556A03" w:rsidRPr="00002412" w:rsidRDefault="00314181" w:rsidP="005857B4">
      <w:pPr>
        <w:pStyle w:val="ListParagraph"/>
        <w:widowControl w:val="0"/>
        <w:numPr>
          <w:ilvl w:val="0"/>
          <w:numId w:val="5"/>
        </w:numPr>
        <w:autoSpaceDE w:val="0"/>
        <w:autoSpaceDN w:val="0"/>
        <w:adjustRightInd w:val="0"/>
        <w:spacing w:after="120" w:line="480" w:lineRule="auto"/>
        <w:jc w:val="both"/>
        <w:rPr>
          <w:rFonts w:ascii="Times New Roman" w:hAnsi="Times New Roman" w:cs="Times New Roman"/>
          <w:bCs/>
          <w:sz w:val="24"/>
          <w:szCs w:val="24"/>
        </w:rPr>
      </w:pPr>
      <w:r w:rsidRPr="00860E91">
        <w:rPr>
          <w:rFonts w:ascii="Times New Roman" w:hAnsi="Times New Roman" w:cs="Times New Roman"/>
          <w:bCs/>
          <w:sz w:val="24"/>
          <w:szCs w:val="24"/>
        </w:rPr>
        <w:t>Less area (less complexity)</w:t>
      </w:r>
    </w:p>
    <w:p w14:paraId="199875AB" w14:textId="531E7A3C" w:rsidR="00314181" w:rsidRPr="00860E91" w:rsidRDefault="00314181" w:rsidP="005857B4">
      <w:pPr>
        <w:keepNext/>
        <w:keepLines/>
        <w:spacing w:after="120" w:line="480" w:lineRule="auto"/>
        <w:outlineLvl w:val="2"/>
        <w:rPr>
          <w:rFonts w:ascii="Times New Roman" w:eastAsiaTheme="majorEastAsia" w:hAnsi="Times New Roman" w:cs="Times New Roman"/>
          <w:sz w:val="24"/>
          <w:szCs w:val="24"/>
        </w:rPr>
      </w:pPr>
      <w:bookmarkStart w:id="242" w:name="_Toc436926839"/>
      <w:r w:rsidRPr="00860E91">
        <w:rPr>
          <w:rFonts w:ascii="Times New Roman" w:hAnsi="Times New Roman" w:cs="Times New Roman"/>
          <w:b/>
          <w:bCs/>
          <w:sz w:val="24"/>
          <w:szCs w:val="24"/>
        </w:rPr>
        <w:t>1.5</w:t>
      </w:r>
      <w:r w:rsidR="00A942FF" w:rsidRPr="00860E91">
        <w:rPr>
          <w:rFonts w:ascii="Times New Roman" w:hAnsi="Times New Roman" w:cs="Times New Roman"/>
          <w:b/>
          <w:bCs/>
          <w:sz w:val="24"/>
          <w:szCs w:val="24"/>
        </w:rPr>
        <w:t>.</w:t>
      </w:r>
      <w:r w:rsidRPr="00860E91">
        <w:rPr>
          <w:rFonts w:ascii="Times New Roman" w:hAnsi="Times New Roman" w:cs="Times New Roman"/>
          <w:b/>
          <w:bCs/>
          <w:sz w:val="24"/>
          <w:szCs w:val="24"/>
        </w:rPr>
        <w:t xml:space="preserve"> Applications</w:t>
      </w:r>
      <w:bookmarkEnd w:id="242"/>
    </w:p>
    <w:p w14:paraId="08E6DD38" w14:textId="77777777" w:rsidR="00314181" w:rsidRPr="00860E91" w:rsidRDefault="00314181" w:rsidP="005857B4">
      <w:pPr>
        <w:pStyle w:val="ListParagraph"/>
        <w:widowControl w:val="0"/>
        <w:numPr>
          <w:ilvl w:val="0"/>
          <w:numId w:val="6"/>
        </w:numPr>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Arithmetic logic units</w:t>
      </w:r>
    </w:p>
    <w:p w14:paraId="1BC15462" w14:textId="77777777" w:rsidR="00314181" w:rsidRPr="00860E91" w:rsidRDefault="00314181" w:rsidP="005857B4">
      <w:pPr>
        <w:pStyle w:val="ListParagraph"/>
        <w:widowControl w:val="0"/>
        <w:numPr>
          <w:ilvl w:val="0"/>
          <w:numId w:val="6"/>
        </w:numPr>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High Speed multiplications</w:t>
      </w:r>
    </w:p>
    <w:p w14:paraId="62CEFF6D" w14:textId="77777777" w:rsidR="00314181" w:rsidRPr="00860E91" w:rsidRDefault="00314181" w:rsidP="005857B4">
      <w:pPr>
        <w:pStyle w:val="ListParagraph"/>
        <w:widowControl w:val="0"/>
        <w:numPr>
          <w:ilvl w:val="0"/>
          <w:numId w:val="6"/>
        </w:numPr>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Advanced microprocessor design</w:t>
      </w:r>
    </w:p>
    <w:p w14:paraId="2561111C" w14:textId="14ECA9B7" w:rsidR="00556A03" w:rsidRPr="00860E91" w:rsidRDefault="00314181" w:rsidP="005857B4">
      <w:pPr>
        <w:pStyle w:val="ListParagraph"/>
        <w:widowControl w:val="0"/>
        <w:numPr>
          <w:ilvl w:val="0"/>
          <w:numId w:val="6"/>
        </w:numPr>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 xml:space="preserve">Digital signal </w:t>
      </w:r>
      <w:r w:rsidR="00CE2C27" w:rsidRPr="00860E91">
        <w:rPr>
          <w:rFonts w:ascii="Times New Roman" w:hAnsi="Times New Roman" w:cs="Times New Roman"/>
          <w:bCs/>
          <w:sz w:val="24"/>
          <w:szCs w:val="24"/>
        </w:rPr>
        <w:t>processing</w:t>
      </w:r>
    </w:p>
    <w:p w14:paraId="6D8633D0" w14:textId="77777777" w:rsidR="006A0BFA" w:rsidRPr="00860E91" w:rsidRDefault="006A0BFA" w:rsidP="005857B4">
      <w:pPr>
        <w:widowControl w:val="0"/>
        <w:autoSpaceDE w:val="0"/>
        <w:autoSpaceDN w:val="0"/>
        <w:adjustRightInd w:val="0"/>
        <w:spacing w:after="120" w:line="480" w:lineRule="auto"/>
        <w:rPr>
          <w:rFonts w:ascii="Times New Roman" w:hAnsi="Times New Roman" w:cs="Times New Roman"/>
          <w:bCs/>
          <w:sz w:val="24"/>
          <w:szCs w:val="24"/>
        </w:rPr>
      </w:pPr>
    </w:p>
    <w:p w14:paraId="4A94C1A4" w14:textId="77777777" w:rsidR="006A0BFA" w:rsidRPr="00860E91" w:rsidRDefault="006A0BFA" w:rsidP="005857B4">
      <w:pPr>
        <w:widowControl w:val="0"/>
        <w:autoSpaceDE w:val="0"/>
        <w:autoSpaceDN w:val="0"/>
        <w:adjustRightInd w:val="0"/>
        <w:spacing w:after="120" w:line="480" w:lineRule="auto"/>
        <w:rPr>
          <w:rFonts w:ascii="Times New Roman" w:hAnsi="Times New Roman" w:cs="Times New Roman"/>
          <w:bCs/>
          <w:sz w:val="24"/>
          <w:szCs w:val="24"/>
        </w:rPr>
      </w:pPr>
    </w:p>
    <w:p w14:paraId="5D8DFF15" w14:textId="77777777" w:rsidR="006A0BFA" w:rsidRPr="00860E91" w:rsidRDefault="006A0BFA" w:rsidP="005857B4">
      <w:pPr>
        <w:widowControl w:val="0"/>
        <w:autoSpaceDE w:val="0"/>
        <w:autoSpaceDN w:val="0"/>
        <w:adjustRightInd w:val="0"/>
        <w:spacing w:after="120" w:line="480" w:lineRule="auto"/>
        <w:rPr>
          <w:rFonts w:ascii="Times New Roman" w:hAnsi="Times New Roman" w:cs="Times New Roman"/>
          <w:bCs/>
          <w:sz w:val="24"/>
          <w:szCs w:val="24"/>
        </w:rPr>
      </w:pPr>
    </w:p>
    <w:p w14:paraId="5A97F69A" w14:textId="2A3C20D8" w:rsidR="00556A03" w:rsidRPr="00860E91" w:rsidRDefault="00AE33BC" w:rsidP="005857B4">
      <w:pPr>
        <w:pStyle w:val="ListParagraph"/>
        <w:keepNext/>
        <w:keepLines/>
        <w:numPr>
          <w:ilvl w:val="0"/>
          <w:numId w:val="29"/>
        </w:numPr>
        <w:spacing w:after="120" w:line="480" w:lineRule="auto"/>
        <w:ind w:left="360"/>
        <w:jc w:val="center"/>
        <w:outlineLvl w:val="2"/>
        <w:rPr>
          <w:rFonts w:ascii="Times New Roman" w:eastAsiaTheme="majorEastAsia" w:hAnsi="Times New Roman" w:cs="Times New Roman"/>
          <w:sz w:val="24"/>
          <w:szCs w:val="24"/>
        </w:rPr>
      </w:pPr>
      <w:bookmarkStart w:id="243" w:name="_Toc436926840"/>
      <w:r w:rsidRPr="00860E91">
        <w:rPr>
          <w:rFonts w:ascii="Times New Roman" w:eastAsia="Times New Roman" w:hAnsi="Times New Roman" w:cs="Times New Roman"/>
          <w:b/>
          <w:sz w:val="28"/>
          <w:szCs w:val="28"/>
        </w:rPr>
        <w:lastRenderedPageBreak/>
        <w:t xml:space="preserve">Adders used in this </w:t>
      </w:r>
      <w:r w:rsidR="00A06896">
        <w:rPr>
          <w:rFonts w:ascii="Times New Roman" w:eastAsia="Times New Roman" w:hAnsi="Times New Roman" w:cs="Times New Roman"/>
          <w:b/>
          <w:sz w:val="28"/>
          <w:szCs w:val="28"/>
        </w:rPr>
        <w:t>T</w:t>
      </w:r>
      <w:r w:rsidRPr="00860E91">
        <w:rPr>
          <w:rFonts w:ascii="Times New Roman" w:eastAsia="Times New Roman" w:hAnsi="Times New Roman" w:cs="Times New Roman"/>
          <w:b/>
          <w:sz w:val="28"/>
          <w:szCs w:val="28"/>
        </w:rPr>
        <w:t>hesis</w:t>
      </w:r>
      <w:bookmarkEnd w:id="243"/>
    </w:p>
    <w:p w14:paraId="575D84E3" w14:textId="33F35BB6" w:rsidR="00262103" w:rsidRPr="00860E91" w:rsidRDefault="00262103" w:rsidP="005857B4">
      <w:pPr>
        <w:pStyle w:val="NormalWeb"/>
        <w:shd w:val="clear" w:color="auto" w:fill="FFFFFF"/>
        <w:spacing w:before="0" w:beforeAutospacing="0" w:after="120" w:afterAutospacing="0" w:line="480" w:lineRule="auto"/>
        <w:ind w:left="360"/>
        <w:rPr>
          <w:color w:val="000000" w:themeColor="text1"/>
        </w:rPr>
      </w:pPr>
      <w:r w:rsidRPr="00860E91">
        <w:tab/>
        <w:t xml:space="preserve">In </w:t>
      </w:r>
      <w:r w:rsidRPr="00860E91">
        <w:rPr>
          <w:color w:val="000000" w:themeColor="text1"/>
        </w:rPr>
        <w:t>electronics, an</w:t>
      </w:r>
      <w:r w:rsidRPr="00860E91">
        <w:rPr>
          <w:rStyle w:val="apple-converted-space"/>
          <w:color w:val="000000" w:themeColor="text1"/>
        </w:rPr>
        <w:t> </w:t>
      </w:r>
      <w:r w:rsidRPr="00860E91">
        <w:rPr>
          <w:bCs/>
          <w:color w:val="000000" w:themeColor="text1"/>
        </w:rPr>
        <w:t>adder</w:t>
      </w:r>
      <w:r w:rsidRPr="00860E91">
        <w:rPr>
          <w:rStyle w:val="apple-converted-space"/>
          <w:color w:val="000000" w:themeColor="text1"/>
        </w:rPr>
        <w:t> </w:t>
      </w:r>
      <w:r w:rsidRPr="00860E91">
        <w:rPr>
          <w:color w:val="000000" w:themeColor="text1"/>
        </w:rPr>
        <w:t>or</w:t>
      </w:r>
      <w:r w:rsidRPr="00860E91">
        <w:rPr>
          <w:rStyle w:val="apple-converted-space"/>
          <w:color w:val="000000" w:themeColor="text1"/>
        </w:rPr>
        <w:t> </w:t>
      </w:r>
      <w:r w:rsidRPr="00860E91">
        <w:rPr>
          <w:bCs/>
          <w:color w:val="000000" w:themeColor="text1"/>
        </w:rPr>
        <w:t>summer</w:t>
      </w:r>
      <w:r w:rsidRPr="00860E91">
        <w:rPr>
          <w:rStyle w:val="apple-converted-space"/>
          <w:color w:val="000000" w:themeColor="text1"/>
        </w:rPr>
        <w:t> </w:t>
      </w:r>
      <w:r w:rsidRPr="00860E91">
        <w:rPr>
          <w:color w:val="000000" w:themeColor="text1"/>
        </w:rPr>
        <w:t>is a</w:t>
      </w:r>
      <w:r w:rsidRPr="00860E91">
        <w:rPr>
          <w:rStyle w:val="apple-converted-space"/>
          <w:color w:val="000000" w:themeColor="text1"/>
        </w:rPr>
        <w:t> </w:t>
      </w:r>
      <w:hyperlink r:id="rId9" w:tooltip="Digital circuit" w:history="1">
        <w:r w:rsidRPr="00860E91">
          <w:rPr>
            <w:rStyle w:val="Hyperlink"/>
            <w:color w:val="000000" w:themeColor="text1"/>
            <w:u w:val="none"/>
          </w:rPr>
          <w:t>digital circuit</w:t>
        </w:r>
      </w:hyperlink>
      <w:r w:rsidRPr="00860E91">
        <w:rPr>
          <w:rStyle w:val="apple-converted-space"/>
          <w:color w:val="000000" w:themeColor="text1"/>
        </w:rPr>
        <w:t> </w:t>
      </w:r>
      <w:r w:rsidRPr="00860E91">
        <w:rPr>
          <w:color w:val="000000" w:themeColor="text1"/>
        </w:rPr>
        <w:t>that performs</w:t>
      </w:r>
      <w:r w:rsidRPr="00860E91">
        <w:rPr>
          <w:rStyle w:val="apple-converted-space"/>
          <w:color w:val="000000" w:themeColor="text1"/>
        </w:rPr>
        <w:t> </w:t>
      </w:r>
      <w:hyperlink r:id="rId10" w:tooltip="Addition" w:history="1">
        <w:r w:rsidRPr="00860E91">
          <w:rPr>
            <w:rStyle w:val="Hyperlink"/>
            <w:color w:val="000000" w:themeColor="text1"/>
            <w:u w:val="none"/>
          </w:rPr>
          <w:t>addition</w:t>
        </w:r>
      </w:hyperlink>
      <w:r w:rsidRPr="00860E91">
        <w:rPr>
          <w:rStyle w:val="apple-converted-space"/>
          <w:color w:val="000000" w:themeColor="text1"/>
        </w:rPr>
        <w:t> </w:t>
      </w:r>
      <w:r w:rsidRPr="00860E91">
        <w:rPr>
          <w:color w:val="000000" w:themeColor="text1"/>
        </w:rPr>
        <w:t>of numbers. In many</w:t>
      </w:r>
      <w:r w:rsidRPr="00860E91">
        <w:rPr>
          <w:rStyle w:val="apple-converted-space"/>
          <w:color w:val="000000" w:themeColor="text1"/>
        </w:rPr>
        <w:t> </w:t>
      </w:r>
      <w:hyperlink r:id="rId11" w:tooltip="Computer" w:history="1">
        <w:r w:rsidRPr="00860E91">
          <w:rPr>
            <w:rStyle w:val="Hyperlink"/>
            <w:color w:val="000000" w:themeColor="text1"/>
            <w:u w:val="none"/>
          </w:rPr>
          <w:t>computers</w:t>
        </w:r>
      </w:hyperlink>
      <w:r w:rsidRPr="00860E91">
        <w:rPr>
          <w:rStyle w:val="apple-converted-space"/>
          <w:color w:val="000000" w:themeColor="text1"/>
        </w:rPr>
        <w:t> </w:t>
      </w:r>
      <w:r w:rsidRPr="00860E91">
        <w:rPr>
          <w:color w:val="000000" w:themeColor="text1"/>
        </w:rPr>
        <w:t>and other kinds of processors, adders are used not only in the</w:t>
      </w:r>
      <w:r w:rsidRPr="00860E91">
        <w:rPr>
          <w:rStyle w:val="apple-converted-space"/>
          <w:color w:val="000000" w:themeColor="text1"/>
        </w:rPr>
        <w:t> </w:t>
      </w:r>
      <w:hyperlink r:id="rId12" w:tooltip="Arithmetic logic unit" w:history="1">
        <w:r w:rsidRPr="00860E91">
          <w:rPr>
            <w:rStyle w:val="Hyperlink"/>
            <w:color w:val="000000" w:themeColor="text1"/>
            <w:u w:val="none"/>
          </w:rPr>
          <w:t>arithmetic logic unit</w:t>
        </w:r>
      </w:hyperlink>
      <w:r w:rsidRPr="00860E91">
        <w:rPr>
          <w:color w:val="000000" w:themeColor="text1"/>
        </w:rPr>
        <w:t>s, but also in other parts of the processor, where they are used to calculate addresses, table indices, etc.</w:t>
      </w:r>
    </w:p>
    <w:p w14:paraId="69144D6C" w14:textId="461EE47F" w:rsidR="00262103" w:rsidRPr="00860E91" w:rsidRDefault="00262103" w:rsidP="005857B4">
      <w:pPr>
        <w:pStyle w:val="NormalWeb"/>
        <w:shd w:val="clear" w:color="auto" w:fill="FFFFFF"/>
        <w:spacing w:before="0" w:beforeAutospacing="0" w:after="120" w:afterAutospacing="0" w:line="480" w:lineRule="auto"/>
        <w:ind w:left="360"/>
        <w:rPr>
          <w:color w:val="000000" w:themeColor="text1"/>
        </w:rPr>
      </w:pPr>
      <w:r w:rsidRPr="00860E91">
        <w:rPr>
          <w:color w:val="000000" w:themeColor="text1"/>
        </w:rPr>
        <w:tab/>
        <w:t>Although adders can be constructed for many numerical representations, such as</w:t>
      </w:r>
      <w:r w:rsidRPr="00860E91">
        <w:rPr>
          <w:rStyle w:val="apple-converted-space"/>
          <w:color w:val="000000" w:themeColor="text1"/>
        </w:rPr>
        <w:t> </w:t>
      </w:r>
      <w:hyperlink r:id="rId13" w:tooltip="Binary-coded decimal" w:history="1">
        <w:r w:rsidRPr="00860E91">
          <w:rPr>
            <w:rStyle w:val="Hyperlink"/>
            <w:color w:val="000000" w:themeColor="text1"/>
            <w:u w:val="none"/>
          </w:rPr>
          <w:t>binary-coded decimal</w:t>
        </w:r>
      </w:hyperlink>
      <w:r w:rsidRPr="00860E91">
        <w:rPr>
          <w:rStyle w:val="apple-converted-space"/>
          <w:color w:val="000000" w:themeColor="text1"/>
        </w:rPr>
        <w:t> </w:t>
      </w:r>
      <w:r w:rsidRPr="00860E91">
        <w:rPr>
          <w:color w:val="000000" w:themeColor="text1"/>
        </w:rPr>
        <w:t>or</w:t>
      </w:r>
      <w:r w:rsidRPr="00860E91">
        <w:rPr>
          <w:rStyle w:val="apple-converted-space"/>
          <w:color w:val="000000" w:themeColor="text1"/>
        </w:rPr>
        <w:t> </w:t>
      </w:r>
      <w:hyperlink r:id="rId14" w:tooltip="Excess-3" w:history="1">
        <w:r w:rsidRPr="00860E91">
          <w:rPr>
            <w:rStyle w:val="Hyperlink"/>
            <w:color w:val="000000" w:themeColor="text1"/>
            <w:u w:val="none"/>
          </w:rPr>
          <w:t>excess-3</w:t>
        </w:r>
      </w:hyperlink>
      <w:r w:rsidRPr="00860E91">
        <w:rPr>
          <w:color w:val="000000" w:themeColor="text1"/>
        </w:rPr>
        <w:t>, the most common adders operate on</w:t>
      </w:r>
      <w:r w:rsidRPr="00860E91">
        <w:rPr>
          <w:rStyle w:val="apple-converted-space"/>
          <w:color w:val="000000" w:themeColor="text1"/>
        </w:rPr>
        <w:t> </w:t>
      </w:r>
      <w:hyperlink r:id="rId15" w:tooltip="Binary numeral system" w:history="1">
        <w:r w:rsidRPr="00860E91">
          <w:rPr>
            <w:rStyle w:val="Hyperlink"/>
            <w:color w:val="000000" w:themeColor="text1"/>
            <w:u w:val="none"/>
          </w:rPr>
          <w:t>binary</w:t>
        </w:r>
      </w:hyperlink>
      <w:r w:rsidRPr="00860E91">
        <w:rPr>
          <w:rStyle w:val="apple-converted-space"/>
          <w:color w:val="000000" w:themeColor="text1"/>
        </w:rPr>
        <w:t> </w:t>
      </w:r>
      <w:r w:rsidRPr="00860E91">
        <w:rPr>
          <w:color w:val="000000" w:themeColor="text1"/>
        </w:rPr>
        <w:t>numbers. Other</w:t>
      </w:r>
      <w:r w:rsidRPr="00860E91">
        <w:rPr>
          <w:rStyle w:val="apple-converted-space"/>
          <w:color w:val="000000" w:themeColor="text1"/>
        </w:rPr>
        <w:t> </w:t>
      </w:r>
      <w:hyperlink r:id="rId16" w:tooltip="Signed number representations" w:history="1">
        <w:r w:rsidRPr="00860E91">
          <w:rPr>
            <w:rStyle w:val="Hyperlink"/>
            <w:color w:val="000000" w:themeColor="text1"/>
            <w:u w:val="none"/>
          </w:rPr>
          <w:t>signed number representations</w:t>
        </w:r>
      </w:hyperlink>
      <w:r w:rsidRPr="00860E91">
        <w:rPr>
          <w:rStyle w:val="apple-converted-space"/>
          <w:color w:val="000000" w:themeColor="text1"/>
        </w:rPr>
        <w:t> </w:t>
      </w:r>
      <w:r w:rsidRPr="00860E91">
        <w:rPr>
          <w:color w:val="000000" w:themeColor="text1"/>
        </w:rPr>
        <w:t xml:space="preserve">require a more complex adder. </w:t>
      </w:r>
    </w:p>
    <w:p w14:paraId="12DC6AE2" w14:textId="3F4EA85F" w:rsidR="00556A03" w:rsidRPr="00860E91" w:rsidRDefault="00556A03" w:rsidP="005857B4">
      <w:pPr>
        <w:keepNext/>
        <w:keepLines/>
        <w:spacing w:after="120" w:line="480" w:lineRule="auto"/>
        <w:ind w:firstLine="360"/>
        <w:outlineLvl w:val="2"/>
        <w:rPr>
          <w:rFonts w:ascii="Times New Roman" w:eastAsiaTheme="majorEastAsia" w:hAnsi="Times New Roman" w:cs="Times New Roman"/>
          <w:sz w:val="24"/>
          <w:szCs w:val="24"/>
        </w:rPr>
      </w:pPr>
      <w:bookmarkStart w:id="244" w:name="_Toc436926841"/>
      <w:r w:rsidRPr="00860E91">
        <w:rPr>
          <w:rFonts w:ascii="Times New Roman" w:hAnsi="Times New Roman" w:cs="Times New Roman"/>
          <w:b/>
          <w:sz w:val="24"/>
          <w:szCs w:val="24"/>
        </w:rPr>
        <w:t>2.1</w:t>
      </w:r>
      <w:r w:rsidR="00A942FF" w:rsidRPr="00860E91">
        <w:rPr>
          <w:rFonts w:ascii="Times New Roman" w:hAnsi="Times New Roman" w:cs="Times New Roman"/>
          <w:b/>
          <w:sz w:val="24"/>
          <w:szCs w:val="24"/>
        </w:rPr>
        <w:t xml:space="preserve">. </w:t>
      </w:r>
      <w:r w:rsidRPr="00860E91">
        <w:rPr>
          <w:rFonts w:ascii="Times New Roman" w:hAnsi="Times New Roman" w:cs="Times New Roman"/>
          <w:b/>
          <w:sz w:val="24"/>
          <w:szCs w:val="24"/>
        </w:rPr>
        <w:t>Carry Select Adder</w:t>
      </w:r>
      <w:bookmarkEnd w:id="244"/>
      <w:r w:rsidR="00120AAF">
        <w:rPr>
          <w:rFonts w:ascii="Times New Roman" w:hAnsi="Times New Roman" w:cs="Times New Roman"/>
          <w:b/>
          <w:sz w:val="24"/>
          <w:szCs w:val="24"/>
        </w:rPr>
        <w:t xml:space="preserve"> and SQRT CSLA</w:t>
      </w:r>
    </w:p>
    <w:p w14:paraId="2CFD1A06" w14:textId="2FB08F8A" w:rsidR="00556A03" w:rsidRPr="00860E91" w:rsidRDefault="00266FF4"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556A03" w:rsidRPr="00860E91">
        <w:rPr>
          <w:rFonts w:ascii="Times New Roman" w:hAnsi="Times New Roman" w:cs="Times New Roman"/>
          <w:sz w:val="24"/>
          <w:szCs w:val="24"/>
        </w:rPr>
        <w:t xml:space="preserve"> </w:t>
      </w:r>
      <w:del w:id="245" w:author="LC02" w:date="2015-12-10T12:54:00Z">
        <w:r w:rsidDel="009E4084">
          <w:rPr>
            <w:rFonts w:ascii="Times New Roman" w:hAnsi="Times New Roman" w:cs="Times New Roman"/>
            <w:sz w:val="24"/>
            <w:szCs w:val="24"/>
          </w:rPr>
          <w:delText xml:space="preserve"> </w:delText>
        </w:r>
      </w:del>
      <w:r w:rsidR="00556A03" w:rsidRPr="00860E91">
        <w:rPr>
          <w:rFonts w:ascii="Times New Roman" w:hAnsi="Times New Roman" w:cs="Times New Roman"/>
          <w:sz w:val="24"/>
          <w:szCs w:val="24"/>
        </w:rPr>
        <w:t>carry select adder</w:t>
      </w:r>
      <w:r w:rsidR="00224AEE">
        <w:rPr>
          <w:rFonts w:ascii="Times New Roman" w:hAnsi="Times New Roman" w:cs="Times New Roman"/>
          <w:sz w:val="24"/>
          <w:szCs w:val="24"/>
        </w:rPr>
        <w:t xml:space="preserve"> is formed by chaining up equal number of adder stages</w:t>
      </w:r>
      <w:r>
        <w:rPr>
          <w:rFonts w:ascii="Times New Roman" w:hAnsi="Times New Roman" w:cs="Times New Roman"/>
          <w:sz w:val="24"/>
          <w:szCs w:val="24"/>
        </w:rPr>
        <w:t>, it</w:t>
      </w:r>
      <w:r w:rsidR="00556A03" w:rsidRPr="00860E91">
        <w:rPr>
          <w:rFonts w:ascii="Times New Roman" w:hAnsi="Times New Roman" w:cs="Times New Roman"/>
          <w:sz w:val="24"/>
          <w:szCs w:val="24"/>
        </w:rPr>
        <w:t xml:space="preserve"> comes in the category of conditional sum adder. </w:t>
      </w:r>
      <w:r w:rsidR="00B93906">
        <w:rPr>
          <w:rFonts w:ascii="Times New Roman" w:hAnsi="Times New Roman" w:cs="Times New Roman"/>
          <w:sz w:val="24"/>
          <w:szCs w:val="24"/>
        </w:rPr>
        <w:t>The c</w:t>
      </w:r>
      <w:r w:rsidR="00556A03" w:rsidRPr="00860E91">
        <w:rPr>
          <w:rFonts w:ascii="Times New Roman" w:hAnsi="Times New Roman" w:cs="Times New Roman"/>
          <w:sz w:val="24"/>
          <w:szCs w:val="24"/>
        </w:rPr>
        <w:t xml:space="preserve">onditional sum adder works </w:t>
      </w:r>
      <w:r w:rsidR="00B93906">
        <w:rPr>
          <w:rFonts w:ascii="Times New Roman" w:hAnsi="Times New Roman" w:cs="Times New Roman"/>
          <w:sz w:val="24"/>
          <w:szCs w:val="24"/>
        </w:rPr>
        <w:t>in</w:t>
      </w:r>
      <w:r w:rsidR="00B93906" w:rsidRPr="00860E91">
        <w:rPr>
          <w:rFonts w:ascii="Times New Roman" w:hAnsi="Times New Roman" w:cs="Times New Roman"/>
          <w:sz w:val="24"/>
          <w:szCs w:val="24"/>
        </w:rPr>
        <w:t xml:space="preserve"> </w:t>
      </w:r>
      <w:r w:rsidR="00556A03" w:rsidRPr="00860E91">
        <w:rPr>
          <w:rFonts w:ascii="Times New Roman" w:hAnsi="Times New Roman" w:cs="Times New Roman"/>
          <w:sz w:val="24"/>
          <w:szCs w:val="24"/>
        </w:rPr>
        <w:t>some condition</w:t>
      </w:r>
      <w:r w:rsidR="00B93906">
        <w:rPr>
          <w:rFonts w:ascii="Times New Roman" w:hAnsi="Times New Roman" w:cs="Times New Roman"/>
          <w:sz w:val="24"/>
          <w:szCs w:val="24"/>
        </w:rPr>
        <w:t>s</w:t>
      </w:r>
      <w:r w:rsidR="00556A03" w:rsidRPr="00860E91">
        <w:rPr>
          <w:rFonts w:ascii="Times New Roman" w:hAnsi="Times New Roman" w:cs="Times New Roman"/>
          <w:sz w:val="24"/>
          <w:szCs w:val="24"/>
        </w:rPr>
        <w:t xml:space="preserve">. Sum and carry are calculated by assuming input carry as 1 and 0 prior the input carry comes. When actual carry input arrives, the actual calculated values of sum and carry are selected using a multiplexer. The conventional carry select adder consists of k/2 bit adder for the lower half of the bits i.e. least significant bits and for the upper half i.e. most significant bits (MSB’s) two k/2 bit adders. </w:t>
      </w:r>
      <w:r w:rsidR="002D1223">
        <w:rPr>
          <w:rFonts w:ascii="Times New Roman" w:hAnsi="Times New Roman" w:cs="Times New Roman"/>
          <w:sz w:val="24"/>
          <w:szCs w:val="24"/>
        </w:rPr>
        <w:t>O</w:t>
      </w:r>
      <w:r w:rsidR="00556A03" w:rsidRPr="00860E91">
        <w:rPr>
          <w:rFonts w:ascii="Times New Roman" w:hAnsi="Times New Roman" w:cs="Times New Roman"/>
          <w:sz w:val="24"/>
          <w:szCs w:val="24"/>
        </w:rPr>
        <w:t>ne adder assumes carry input as one for performing addition and another assumes carry input as zero. The carry out calculated from the last stage i.e. least significant bit stage is used to select the actual calculated values of output carry and sum. The selection is done by using a multiplexer. This technique of dividing adder into stages increases the area utilization but addition operation is faster.</w:t>
      </w:r>
    </w:p>
    <w:p w14:paraId="04DC1B52" w14:textId="3904DA85" w:rsidR="00556A03" w:rsidRPr="00860E91" w:rsidRDefault="00120AAF" w:rsidP="006A05BF">
      <w:pPr>
        <w:spacing w:after="12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563F45" w:rsidRPr="00120AAF">
        <w:rPr>
          <w:rFonts w:ascii="Times New Roman" w:hAnsi="Times New Roman" w:cs="Times New Roman"/>
          <w:sz w:val="24"/>
          <w:szCs w:val="24"/>
        </w:rPr>
        <w:t>The SQRT CSLA is constructed by equalizing the delay through two c</w:t>
      </w:r>
      <w:r>
        <w:rPr>
          <w:rFonts w:ascii="Times New Roman" w:hAnsi="Times New Roman" w:cs="Times New Roman"/>
          <w:sz w:val="24"/>
          <w:szCs w:val="24"/>
        </w:rPr>
        <w:t>arry chains (inputs, carry output</w:t>
      </w:r>
      <w:r w:rsidR="00563F45" w:rsidRPr="00120AAF">
        <w:rPr>
          <w:rFonts w:ascii="Times New Roman" w:hAnsi="Times New Roman" w:cs="Times New Roman"/>
          <w:sz w:val="24"/>
          <w:szCs w:val="24"/>
        </w:rPr>
        <w:t>) and the block multiplexer signal from the previous stage, In a SQRT CSLA the ideal number of full adders per block is equal to the square of no of bits being added therefore it is called a SQRT CSLA.</w:t>
      </w:r>
      <w:r>
        <w:rPr>
          <w:rFonts w:ascii="Times New Roman" w:hAnsi="Times New Roman" w:cs="Times New Roman"/>
          <w:sz w:val="24"/>
          <w:szCs w:val="24"/>
        </w:rPr>
        <w:t xml:space="preserve"> </w:t>
      </w:r>
      <w:r w:rsidR="00556A03" w:rsidRPr="00860E91">
        <w:rPr>
          <w:rFonts w:ascii="Times New Roman" w:hAnsi="Times New Roman" w:cs="Times New Roman"/>
          <w:sz w:val="24"/>
          <w:szCs w:val="24"/>
        </w:rPr>
        <w:t xml:space="preserve">The </w:t>
      </w:r>
      <w:r>
        <w:rPr>
          <w:rFonts w:ascii="Times New Roman" w:hAnsi="Times New Roman" w:cs="Times New Roman"/>
          <w:sz w:val="24"/>
          <w:szCs w:val="24"/>
        </w:rPr>
        <w:t>SQRT CSLA</w:t>
      </w:r>
      <w:r w:rsidR="00816226">
        <w:rPr>
          <w:rFonts w:ascii="Times New Roman" w:hAnsi="Times New Roman" w:cs="Times New Roman"/>
          <w:sz w:val="24"/>
          <w:szCs w:val="24"/>
        </w:rPr>
        <w:t xml:space="preserve"> generally is a combination of RCA’s and</w:t>
      </w:r>
      <w:r w:rsidR="00556A03" w:rsidRPr="00860E91">
        <w:rPr>
          <w:rFonts w:ascii="Times New Roman" w:hAnsi="Times New Roman" w:cs="Times New Roman"/>
          <w:sz w:val="24"/>
          <w:szCs w:val="24"/>
        </w:rPr>
        <w:t xml:space="preserve"> multiplexer</w:t>
      </w:r>
      <w:r w:rsidR="00816226">
        <w:rPr>
          <w:rFonts w:ascii="Times New Roman" w:hAnsi="Times New Roman" w:cs="Times New Roman"/>
          <w:sz w:val="24"/>
          <w:szCs w:val="24"/>
        </w:rPr>
        <w:t>s</w:t>
      </w:r>
      <w:r>
        <w:rPr>
          <w:rFonts w:ascii="Times New Roman" w:hAnsi="Times New Roman" w:cs="Times New Roman"/>
          <w:sz w:val="24"/>
          <w:szCs w:val="24"/>
        </w:rPr>
        <w:t>,</w:t>
      </w:r>
      <w:r w:rsidR="00556A03" w:rsidRPr="00860E91">
        <w:rPr>
          <w:rFonts w:ascii="Times New Roman" w:hAnsi="Times New Roman" w:cs="Times New Roman"/>
          <w:sz w:val="24"/>
          <w:szCs w:val="24"/>
        </w:rPr>
        <w:t xml:space="preserve"> Adding two n-bit numbers with a carry-select adder is done with two adders (therefore two ripple carry adders) in order to perform the calculation twice, one time with the assumption of the carry being zero and the other assuming one. After the two results are calculated, the correct sum, as well as the correct carry, is then selected with the multiplexer once the correct carry is known.</w:t>
      </w:r>
    </w:p>
    <w:p w14:paraId="0B10C2AD" w14:textId="3FD97453" w:rsidR="00556A03" w:rsidRPr="00860E91" w:rsidRDefault="00556A03" w:rsidP="005857B4">
      <w:pPr>
        <w:autoSpaceDE w:val="0"/>
        <w:autoSpaceDN w:val="0"/>
        <w:adjustRightInd w:val="0"/>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SQRT CSLA is used in many computational systems to alleviate the problem of carry propagation delay by independently generating multiple carries and then select a carry to generate the sum. However ,the SQRT CSLA is not area efficient because it uses multiple pairs of Ripple Carry Adders (RCA) to generate partial sum and carry by considering carry input (Input Carry 0)</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=0 and (Input Carry 1)</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=1, then the final sum and carry are selected by the multiplexers (mux) [6].The basic idea of this work is to use Binary to Excess-1 Converter(BEC) instead of RCA with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=1  in the regular SQRT CSLA to achieve </w:t>
      </w:r>
      <w:r w:rsidR="00651A7D">
        <w:rPr>
          <w:rFonts w:ascii="Times New Roman" w:hAnsi="Times New Roman" w:cs="Times New Roman"/>
          <w:sz w:val="24"/>
          <w:szCs w:val="24"/>
        </w:rPr>
        <w:t>lower area.</w:t>
      </w:r>
      <w:r w:rsidRPr="00860E91">
        <w:rPr>
          <w:rFonts w:ascii="Times New Roman" w:hAnsi="Times New Roman" w:cs="Times New Roman"/>
          <w:sz w:val="24"/>
          <w:szCs w:val="24"/>
        </w:rPr>
        <w:t xml:space="preserve"> The main advantage of this BEC logic comes from the lesser number of logic gates than the n-bit Full Adder (FA) structure. </w:t>
      </w:r>
    </w:p>
    <w:p w14:paraId="045A3043" w14:textId="03744624" w:rsidR="00556A03" w:rsidRPr="00860E91" w:rsidRDefault="00556A03" w:rsidP="006A05BF">
      <w:pPr>
        <w:widowControl w:val="0"/>
        <w:overflowPunct w:val="0"/>
        <w:autoSpaceDE w:val="0"/>
        <w:autoSpaceDN w:val="0"/>
        <w:adjustRightInd w:val="0"/>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SQRT CSLA architecture in the figure below is a combination of Ripple carry adders and multiplexers.  The RCA with Group 2 i.e. the 2bit RCA</w:t>
      </w:r>
      <w:r w:rsidR="00772CA3" w:rsidRPr="00860E91">
        <w:rPr>
          <w:rFonts w:ascii="Times New Roman" w:hAnsi="Times New Roman" w:cs="Times New Roman"/>
          <w:sz w:val="24"/>
          <w:szCs w:val="24"/>
        </w:rPr>
        <w:t xml:space="preserve"> with </w:t>
      </w:r>
      <w:proofErr w:type="spellStart"/>
      <w:r w:rsidR="00772CA3" w:rsidRPr="00860E91">
        <w:rPr>
          <w:rFonts w:ascii="Times New Roman" w:hAnsi="Times New Roman" w:cs="Times New Roman"/>
          <w:sz w:val="24"/>
          <w:szCs w:val="24"/>
        </w:rPr>
        <w:t>C</w:t>
      </w:r>
      <w:r w:rsidR="00772CA3" w:rsidRPr="00860E91">
        <w:rPr>
          <w:rFonts w:ascii="Times New Roman" w:hAnsi="Times New Roman" w:cs="Times New Roman"/>
          <w:sz w:val="24"/>
          <w:szCs w:val="24"/>
          <w:vertAlign w:val="subscript"/>
        </w:rPr>
        <w:t>in</w:t>
      </w:r>
      <w:proofErr w:type="spellEnd"/>
      <w:r w:rsidR="00772CA3" w:rsidRPr="00860E91">
        <w:rPr>
          <w:rFonts w:ascii="Times New Roman" w:hAnsi="Times New Roman" w:cs="Times New Roman"/>
          <w:sz w:val="24"/>
          <w:szCs w:val="24"/>
        </w:rPr>
        <w:t xml:space="preserve"> </w:t>
      </w:r>
      <w:r w:rsidRPr="00860E91">
        <w:rPr>
          <w:rFonts w:ascii="Times New Roman" w:hAnsi="Times New Roman" w:cs="Times New Roman"/>
          <w:sz w:val="24"/>
          <w:szCs w:val="24"/>
        </w:rPr>
        <w:t>0[3:2] and RCA</w:t>
      </w:r>
      <w:r w:rsidR="00772CA3" w:rsidRPr="00860E91">
        <w:rPr>
          <w:rFonts w:ascii="Times New Roman" w:hAnsi="Times New Roman" w:cs="Times New Roman"/>
          <w:sz w:val="24"/>
          <w:szCs w:val="24"/>
        </w:rPr>
        <w:t xml:space="preserve"> with </w:t>
      </w:r>
      <w:proofErr w:type="spellStart"/>
      <w:r w:rsidR="00772CA3" w:rsidRPr="00860E91">
        <w:rPr>
          <w:rFonts w:ascii="Times New Roman" w:hAnsi="Times New Roman" w:cs="Times New Roman"/>
          <w:sz w:val="24"/>
          <w:szCs w:val="24"/>
        </w:rPr>
        <w:t>C</w:t>
      </w:r>
      <w:r w:rsidR="00772CA3" w:rsidRPr="00860E91">
        <w:rPr>
          <w:rFonts w:ascii="Times New Roman" w:hAnsi="Times New Roman" w:cs="Times New Roman"/>
          <w:sz w:val="24"/>
          <w:szCs w:val="24"/>
          <w:vertAlign w:val="subscript"/>
        </w:rPr>
        <w:t>in</w:t>
      </w:r>
      <w:proofErr w:type="spellEnd"/>
      <w:r w:rsidR="00772CA3" w:rsidRPr="00860E91">
        <w:rPr>
          <w:rFonts w:ascii="Times New Roman" w:hAnsi="Times New Roman" w:cs="Times New Roman"/>
          <w:sz w:val="24"/>
          <w:szCs w:val="24"/>
        </w:rPr>
        <w:t xml:space="preserve"> </w:t>
      </w:r>
      <w:r w:rsidRPr="00860E91">
        <w:rPr>
          <w:rFonts w:ascii="Times New Roman" w:hAnsi="Times New Roman" w:cs="Times New Roman"/>
          <w:sz w:val="24"/>
          <w:szCs w:val="24"/>
        </w:rPr>
        <w:t>1[3:2] drives its output to two multiplexers,</w:t>
      </w:r>
      <w:r w:rsidR="00235D54">
        <w:rPr>
          <w:rFonts w:ascii="Times New Roman" w:hAnsi="Times New Roman" w:cs="Times New Roman"/>
          <w:sz w:val="24"/>
          <w:szCs w:val="24"/>
        </w:rPr>
        <w:t xml:space="preserve"> sum and carry are driven as outputs by the</w:t>
      </w:r>
      <w:r w:rsidRPr="00860E91">
        <w:rPr>
          <w:rFonts w:ascii="Times New Roman" w:hAnsi="Times New Roman" w:cs="Times New Roman"/>
          <w:sz w:val="24"/>
          <w:szCs w:val="24"/>
        </w:rPr>
        <w:t xml:space="preserve"> </w:t>
      </w:r>
      <w:r w:rsidR="00235D54">
        <w:rPr>
          <w:rFonts w:ascii="Times New Roman" w:hAnsi="Times New Roman" w:cs="Times New Roman"/>
          <w:sz w:val="24"/>
          <w:szCs w:val="24"/>
        </w:rPr>
        <w:t>two RCA’s</w:t>
      </w:r>
      <w:r w:rsidRPr="00860E91">
        <w:rPr>
          <w:rFonts w:ascii="Times New Roman" w:hAnsi="Times New Roman" w:cs="Times New Roman"/>
          <w:sz w:val="24"/>
          <w:szCs w:val="24"/>
        </w:rPr>
        <w:t xml:space="preserve">. Depending upon which input </w:t>
      </w:r>
      <w:r w:rsidR="00A15604">
        <w:rPr>
          <w:rFonts w:ascii="Times New Roman" w:hAnsi="Times New Roman" w:cs="Times New Roman"/>
          <w:sz w:val="24"/>
          <w:szCs w:val="24"/>
        </w:rPr>
        <w:t xml:space="preserve">is </w:t>
      </w:r>
      <w:r w:rsidRPr="00860E91">
        <w:rPr>
          <w:rFonts w:ascii="Times New Roman" w:hAnsi="Times New Roman" w:cs="Times New Roman"/>
          <w:sz w:val="24"/>
          <w:szCs w:val="24"/>
        </w:rPr>
        <w:t>to be selected</w:t>
      </w:r>
      <w:r w:rsidR="00A15604">
        <w:rPr>
          <w:rFonts w:ascii="Times New Roman" w:hAnsi="Times New Roman" w:cs="Times New Roman"/>
          <w:sz w:val="24"/>
          <w:szCs w:val="24"/>
        </w:rPr>
        <w:t>,</w:t>
      </w:r>
      <w:r w:rsidRPr="00860E91">
        <w:rPr>
          <w:rFonts w:ascii="Times New Roman" w:hAnsi="Times New Roman" w:cs="Times New Roman"/>
          <w:sz w:val="24"/>
          <w:szCs w:val="24"/>
        </w:rPr>
        <w:t xml:space="preserve"> the select line of the mux selects two bits out of 4 Inp</w:t>
      </w:r>
      <w:r w:rsidR="00651A7D">
        <w:rPr>
          <w:rFonts w:ascii="Times New Roman" w:hAnsi="Times New Roman" w:cs="Times New Roman"/>
          <w:sz w:val="24"/>
          <w:szCs w:val="24"/>
        </w:rPr>
        <w:t>ut bits and generates the sum bits</w:t>
      </w:r>
      <w:r w:rsidRPr="00860E91">
        <w:rPr>
          <w:rFonts w:ascii="Times New Roman" w:hAnsi="Times New Roman" w:cs="Times New Roman"/>
          <w:sz w:val="24"/>
          <w:szCs w:val="24"/>
        </w:rPr>
        <w:t xml:space="preserve">. Similarly </w:t>
      </w:r>
      <w:r w:rsidRPr="00860E91">
        <w:rPr>
          <w:rFonts w:ascii="Times New Roman" w:hAnsi="Times New Roman" w:cs="Times New Roman"/>
          <w:sz w:val="24"/>
          <w:szCs w:val="24"/>
        </w:rPr>
        <w:lastRenderedPageBreak/>
        <w:t xml:space="preserve">the other groups also function with RCA sending their outputs as inputs to the multiplexers.     </w:t>
      </w:r>
    </w:p>
    <w:p w14:paraId="12FA3EFA" w14:textId="77777777" w:rsidR="00556A03" w:rsidRPr="00860E91" w:rsidRDefault="00556A03" w:rsidP="005857B4">
      <w:pPr>
        <w:spacing w:after="120" w:line="480" w:lineRule="auto"/>
        <w:jc w:val="both"/>
        <w:rPr>
          <w:rFonts w:ascii="Times New Roman" w:hAnsi="Times New Roman" w:cs="Times New Roman"/>
          <w:sz w:val="24"/>
          <w:szCs w:val="24"/>
          <w:u w:val="single"/>
        </w:rPr>
      </w:pPr>
      <w:r w:rsidRPr="00860E91">
        <w:rPr>
          <w:rFonts w:ascii="Times New Roman" w:hAnsi="Times New Roman" w:cs="Times New Roman"/>
          <w:noProof/>
          <w:sz w:val="20"/>
          <w:szCs w:val="20"/>
        </w:rPr>
        <w:drawing>
          <wp:inline distT="0" distB="0" distL="0" distR="0" wp14:anchorId="5164EE55" wp14:editId="12C0FA50">
            <wp:extent cx="5232328" cy="21234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2328" cy="2123440"/>
                    </a:xfrm>
                    <a:prstGeom prst="rect">
                      <a:avLst/>
                    </a:prstGeom>
                    <a:noFill/>
                    <a:ln>
                      <a:noFill/>
                    </a:ln>
                  </pic:spPr>
                </pic:pic>
              </a:graphicData>
            </a:graphic>
          </wp:inline>
        </w:drawing>
      </w:r>
    </w:p>
    <w:p w14:paraId="254EBEFC" w14:textId="7E87A1DB" w:rsidR="00556A03" w:rsidRPr="00860E91" w:rsidRDefault="00556A03" w:rsidP="005857B4">
      <w:pPr>
        <w:keepNext/>
        <w:keepLines/>
        <w:spacing w:after="120" w:line="480" w:lineRule="auto"/>
        <w:jc w:val="center"/>
        <w:outlineLvl w:val="2"/>
        <w:rPr>
          <w:rFonts w:ascii="Times New Roman" w:eastAsiaTheme="majorEastAsia" w:hAnsi="Times New Roman" w:cs="Times New Roman"/>
          <w:sz w:val="24"/>
          <w:szCs w:val="24"/>
        </w:rPr>
      </w:pPr>
      <w:bookmarkStart w:id="246" w:name="_Toc435746076"/>
      <w:bookmarkStart w:id="247" w:name="_Toc435746279"/>
      <w:bookmarkStart w:id="248" w:name="_Toc436136158"/>
      <w:bookmarkStart w:id="249" w:name="_Toc436220564"/>
      <w:bookmarkStart w:id="250" w:name="_Toc436383521"/>
      <w:bookmarkStart w:id="251" w:name="_Toc436657315"/>
      <w:bookmarkStart w:id="252" w:name="_Toc436926842"/>
      <w:r w:rsidRPr="00860E91">
        <w:rPr>
          <w:rFonts w:ascii="Times New Roman" w:hAnsi="Times New Roman" w:cs="Times New Roman"/>
          <w:sz w:val="24"/>
          <w:szCs w:val="24"/>
        </w:rPr>
        <w:t>Figure 2.1: Regular 16 bit SQRT CSLA [6]</w:t>
      </w:r>
      <w:bookmarkEnd w:id="246"/>
      <w:bookmarkEnd w:id="247"/>
      <w:bookmarkEnd w:id="248"/>
      <w:bookmarkEnd w:id="249"/>
      <w:bookmarkEnd w:id="250"/>
      <w:bookmarkEnd w:id="251"/>
      <w:bookmarkEnd w:id="252"/>
    </w:p>
    <w:p w14:paraId="2B62271E" w14:textId="4E635AC3" w:rsidR="00556A03" w:rsidRPr="00860E91" w:rsidRDefault="00A942FF" w:rsidP="005857B4">
      <w:pPr>
        <w:keepNext/>
        <w:keepLines/>
        <w:spacing w:after="120" w:line="480" w:lineRule="auto"/>
        <w:outlineLvl w:val="2"/>
        <w:rPr>
          <w:rFonts w:ascii="Times New Roman" w:eastAsiaTheme="majorEastAsia" w:hAnsi="Times New Roman" w:cs="Times New Roman"/>
          <w:sz w:val="24"/>
          <w:szCs w:val="24"/>
        </w:rPr>
      </w:pPr>
      <w:bookmarkStart w:id="253" w:name="_Toc436926843"/>
      <w:r w:rsidRPr="00860E91">
        <w:rPr>
          <w:rFonts w:ascii="Times New Roman" w:hAnsi="Times New Roman" w:cs="Times New Roman"/>
          <w:b/>
          <w:sz w:val="24"/>
          <w:szCs w:val="24"/>
        </w:rPr>
        <w:t xml:space="preserve">2.2. </w:t>
      </w:r>
      <w:r w:rsidR="004D496D">
        <w:rPr>
          <w:rFonts w:ascii="Times New Roman" w:hAnsi="Times New Roman" w:cs="Times New Roman"/>
          <w:b/>
          <w:sz w:val="24"/>
          <w:szCs w:val="24"/>
        </w:rPr>
        <w:t>Adders used in the C</w:t>
      </w:r>
      <w:r w:rsidR="00556A03" w:rsidRPr="00860E91">
        <w:rPr>
          <w:rFonts w:ascii="Times New Roman" w:hAnsi="Times New Roman" w:cs="Times New Roman"/>
          <w:b/>
          <w:sz w:val="24"/>
          <w:szCs w:val="24"/>
        </w:rPr>
        <w:t>onstruction of the SQRT CSLA</w:t>
      </w:r>
      <w:bookmarkEnd w:id="253"/>
      <w:r w:rsidR="00556A03" w:rsidRPr="00860E91">
        <w:rPr>
          <w:rFonts w:ascii="Times New Roman" w:hAnsi="Times New Roman" w:cs="Times New Roman"/>
          <w:b/>
          <w:sz w:val="24"/>
          <w:szCs w:val="24"/>
        </w:rPr>
        <w:t xml:space="preserve"> </w:t>
      </w:r>
    </w:p>
    <w:p w14:paraId="6F8374D3" w14:textId="32B9C680" w:rsidR="00556A03" w:rsidRPr="00860E91" w:rsidRDefault="00A942FF" w:rsidP="005857B4">
      <w:pPr>
        <w:keepNext/>
        <w:keepLines/>
        <w:spacing w:after="120" w:line="480" w:lineRule="auto"/>
        <w:ind w:left="720"/>
        <w:outlineLvl w:val="2"/>
        <w:rPr>
          <w:rFonts w:ascii="Times New Roman" w:eastAsiaTheme="majorEastAsia" w:hAnsi="Times New Roman" w:cs="Times New Roman"/>
          <w:sz w:val="24"/>
          <w:szCs w:val="24"/>
        </w:rPr>
      </w:pPr>
      <w:bookmarkStart w:id="254" w:name="_Toc436926844"/>
      <w:r w:rsidRPr="00860E91">
        <w:rPr>
          <w:rFonts w:ascii="Times New Roman" w:hAnsi="Times New Roman" w:cs="Times New Roman"/>
          <w:b/>
          <w:sz w:val="24"/>
          <w:szCs w:val="24"/>
        </w:rPr>
        <w:t xml:space="preserve">2.2.1. </w:t>
      </w:r>
      <w:r w:rsidR="004D496D">
        <w:rPr>
          <w:rFonts w:ascii="Times New Roman" w:hAnsi="Times New Roman" w:cs="Times New Roman"/>
          <w:b/>
          <w:sz w:val="24"/>
          <w:szCs w:val="24"/>
        </w:rPr>
        <w:t>r</w:t>
      </w:r>
      <w:r w:rsidR="00B4425A" w:rsidRPr="00860E91">
        <w:rPr>
          <w:rFonts w:ascii="Times New Roman" w:hAnsi="Times New Roman" w:cs="Times New Roman"/>
          <w:b/>
          <w:sz w:val="24"/>
          <w:szCs w:val="24"/>
        </w:rPr>
        <w:t>ipple carry a</w:t>
      </w:r>
      <w:r w:rsidR="00556A03" w:rsidRPr="00860E91">
        <w:rPr>
          <w:rFonts w:ascii="Times New Roman" w:hAnsi="Times New Roman" w:cs="Times New Roman"/>
          <w:b/>
          <w:sz w:val="24"/>
          <w:szCs w:val="24"/>
        </w:rPr>
        <w:t>dder</w:t>
      </w:r>
      <w:r w:rsidR="00AE27A0">
        <w:rPr>
          <w:rFonts w:ascii="Times New Roman" w:hAnsi="Times New Roman" w:cs="Times New Roman"/>
          <w:b/>
          <w:sz w:val="24"/>
          <w:szCs w:val="24"/>
        </w:rPr>
        <w:t>.</w:t>
      </w:r>
      <w:bookmarkEnd w:id="254"/>
    </w:p>
    <w:p w14:paraId="3EA0351A" w14:textId="65E6A75A" w:rsidR="00556A03" w:rsidRPr="00860E91" w:rsidRDefault="00556A03">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Concatenating the N full adders forms N bit Ripple carry adder. In a RCA design the carry out of previous full adder becomes the input carry for the next full adder. As carry ripples from one full adder to the other, it traverses along the longest critical path and exhibits worst case delay.</w:t>
      </w:r>
      <w:r w:rsidR="00266FF4">
        <w:rPr>
          <w:rFonts w:ascii="Times New Roman" w:hAnsi="Times New Roman" w:cs="Times New Roman"/>
          <w:sz w:val="24"/>
          <w:szCs w:val="24"/>
        </w:rPr>
        <w:t xml:space="preserve"> N is the size of the RCA or number of full adders in the design and based on the value of N the size of the RCA is determined.</w:t>
      </w:r>
    </w:p>
    <w:p w14:paraId="2321FDD0" w14:textId="77777777" w:rsidR="00556A03" w:rsidRPr="00860E91" w:rsidRDefault="00556A03" w:rsidP="005857B4">
      <w:pPr>
        <w:spacing w:before="100" w:beforeAutospacing="1" w:after="120" w:line="480" w:lineRule="auto"/>
        <w:ind w:firstLine="720"/>
        <w:rPr>
          <w:rFonts w:ascii="Times New Roman" w:eastAsia="Times New Roman" w:hAnsi="Times New Roman" w:cs="Times New Roman"/>
          <w:color w:val="000000" w:themeColor="text1"/>
          <w:sz w:val="24"/>
          <w:szCs w:val="24"/>
        </w:rPr>
      </w:pPr>
      <w:r w:rsidRPr="00860E91">
        <w:rPr>
          <w:rFonts w:ascii="Times New Roman" w:eastAsia="Times New Roman" w:hAnsi="Times New Roman" w:cs="Times New Roman"/>
          <w:color w:val="000000" w:themeColor="text1"/>
          <w:sz w:val="24"/>
          <w:szCs w:val="24"/>
        </w:rPr>
        <w:t xml:space="preserve">A ripple-carry adder works in the same way as pencil-and-paper methods of addition. Starting at the rightmost (least significant) digit position, the two corresponding digits are added and a result is obtained. It is also possible that there may be a carry out of this digit position (for example, in pencil-and-paper methods, "9+5=4, carry 1"). Accordingly all digit positions other than the rightmost need to take into account the </w:t>
      </w:r>
      <w:r w:rsidRPr="00860E91">
        <w:rPr>
          <w:rFonts w:ascii="Times New Roman" w:eastAsia="Times New Roman" w:hAnsi="Times New Roman" w:cs="Times New Roman"/>
          <w:color w:val="000000" w:themeColor="text1"/>
          <w:sz w:val="24"/>
          <w:szCs w:val="24"/>
        </w:rPr>
        <w:lastRenderedPageBreak/>
        <w:t>possibility of having to add an extra 1, from a carry that has come in from the next position to the right.</w:t>
      </w:r>
    </w:p>
    <w:p w14:paraId="7972491D" w14:textId="417E148C" w:rsidR="00314181" w:rsidRPr="00860E91" w:rsidRDefault="00556A03" w:rsidP="005857B4">
      <w:pPr>
        <w:spacing w:after="120" w:line="480" w:lineRule="auto"/>
        <w:rPr>
          <w:rFonts w:ascii="Times New Roman" w:eastAsia="Times New Roman" w:hAnsi="Times New Roman" w:cs="Times New Roman"/>
          <w:color w:val="000000" w:themeColor="text1"/>
          <w:sz w:val="24"/>
          <w:szCs w:val="24"/>
        </w:rPr>
      </w:pPr>
      <w:r w:rsidRPr="00860E91">
        <w:rPr>
          <w:rFonts w:ascii="Times New Roman" w:eastAsia="Times New Roman" w:hAnsi="Times New Roman" w:cs="Times New Roman"/>
          <w:color w:val="000000" w:themeColor="text1"/>
          <w:sz w:val="24"/>
          <w:szCs w:val="24"/>
        </w:rPr>
        <w:tab/>
        <w:t>This means that no digit position can have an absolutely final value until it has been established whether or not a carry is coming in from the right. Moreover, if the sum without a carry is 9 (in pencil-and-paper methods) or 1 (in binary arithmetic), it is not even possible to tell whether or not a given digit position is going to pass on a carry to the position on its left. At worst, when a whole sequence of sums comes to ...99999999... (In decimal) or ...11111111... (in binary), nothing can be deduced at all until the value of the carry coming in from the right is known, and that carry is then propagated to the left, one step at a time, as each digit position evaluated "9+1=0, carry 1" or "1+1=0, carry 1". It is the "rippling" of the carry from right to left that gives a ripple-carry adder its name, and its slowness.</w:t>
      </w:r>
    </w:p>
    <w:p w14:paraId="1C372E1A" w14:textId="364F429C" w:rsidR="00314181" w:rsidRPr="00860E91" w:rsidRDefault="00314181" w:rsidP="005857B4">
      <w:pPr>
        <w:spacing w:after="120" w:line="480" w:lineRule="auto"/>
        <w:jc w:val="center"/>
        <w:rPr>
          <w:rFonts w:ascii="Times New Roman" w:hAnsi="Times New Roman" w:cs="Times New Roman"/>
          <w:sz w:val="24"/>
          <w:szCs w:val="24"/>
        </w:rPr>
      </w:pPr>
      <w:r w:rsidRPr="00860E91">
        <w:rPr>
          <w:rFonts w:ascii="Times New Roman" w:hAnsi="Times New Roman" w:cs="Times New Roman"/>
          <w:noProof/>
          <w:sz w:val="24"/>
          <w:szCs w:val="24"/>
        </w:rPr>
        <w:drawing>
          <wp:inline distT="0" distB="0" distL="0" distR="0" wp14:anchorId="47862461" wp14:editId="002E65B3">
            <wp:extent cx="2514600" cy="1190625"/>
            <wp:effectExtent l="0" t="0" r="0" b="9525"/>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1190625"/>
                    </a:xfrm>
                    <a:prstGeom prst="rect">
                      <a:avLst/>
                    </a:prstGeom>
                    <a:noFill/>
                  </pic:spPr>
                </pic:pic>
              </a:graphicData>
            </a:graphic>
          </wp:inline>
        </w:drawing>
      </w:r>
    </w:p>
    <w:p w14:paraId="54AD3C2D" w14:textId="51DA2EAD" w:rsidR="00FC1B3E" w:rsidRPr="00860E91" w:rsidRDefault="001951DF" w:rsidP="005857B4">
      <w:pPr>
        <w:keepNext/>
        <w:keepLines/>
        <w:spacing w:after="120" w:line="480" w:lineRule="auto"/>
        <w:jc w:val="center"/>
        <w:outlineLvl w:val="2"/>
        <w:rPr>
          <w:rFonts w:ascii="Times New Roman" w:eastAsiaTheme="majorEastAsia" w:hAnsi="Times New Roman" w:cs="Times New Roman"/>
          <w:sz w:val="24"/>
          <w:szCs w:val="24"/>
        </w:rPr>
      </w:pPr>
      <w:bookmarkStart w:id="255" w:name="_Toc435746282"/>
      <w:bookmarkStart w:id="256" w:name="_Toc436136161"/>
      <w:bookmarkStart w:id="257" w:name="_Toc436220567"/>
      <w:bookmarkStart w:id="258" w:name="_Toc436383524"/>
      <w:bookmarkStart w:id="259" w:name="_Toc436657318"/>
      <w:bookmarkStart w:id="260" w:name="_Toc436926845"/>
      <w:r w:rsidRPr="00860E91">
        <w:rPr>
          <w:rFonts w:ascii="Times New Roman" w:hAnsi="Times New Roman" w:cs="Times New Roman"/>
          <w:sz w:val="24"/>
          <w:szCs w:val="24"/>
        </w:rPr>
        <w:t>Figure 2.2: Block diagram of RCA</w:t>
      </w:r>
      <w:bookmarkEnd w:id="255"/>
      <w:bookmarkEnd w:id="256"/>
      <w:bookmarkEnd w:id="257"/>
      <w:bookmarkEnd w:id="258"/>
      <w:bookmarkEnd w:id="259"/>
      <w:bookmarkEnd w:id="260"/>
    </w:p>
    <w:p w14:paraId="7F51629F" w14:textId="77777777" w:rsidR="001951DF" w:rsidRPr="00860E91" w:rsidRDefault="001951DF" w:rsidP="005857B4">
      <w:pPr>
        <w:pStyle w:val="NormalWeb"/>
        <w:shd w:val="clear" w:color="auto" w:fill="FFFFFF"/>
        <w:spacing w:before="96" w:beforeAutospacing="0" w:after="120" w:afterAutospacing="0" w:line="480" w:lineRule="auto"/>
        <w:jc w:val="center"/>
        <w:rPr>
          <w:color w:val="000000" w:themeColor="text1"/>
        </w:rPr>
      </w:pPr>
    </w:p>
    <w:p w14:paraId="3B06B6DD" w14:textId="1C00F657" w:rsidR="004337D7" w:rsidRPr="00860E91" w:rsidRDefault="004D496D" w:rsidP="005857B4">
      <w:pPr>
        <w:keepNext/>
        <w:keepLines/>
        <w:spacing w:after="120" w:line="480" w:lineRule="auto"/>
        <w:ind w:firstLine="720"/>
        <w:outlineLvl w:val="2"/>
        <w:rPr>
          <w:rFonts w:ascii="Times New Roman" w:eastAsiaTheme="majorEastAsia" w:hAnsi="Times New Roman" w:cs="Times New Roman"/>
          <w:sz w:val="24"/>
          <w:szCs w:val="24"/>
        </w:rPr>
      </w:pPr>
      <w:bookmarkStart w:id="261" w:name="_Toc436926846"/>
      <w:r>
        <w:rPr>
          <w:rFonts w:ascii="Times New Roman" w:hAnsi="Times New Roman" w:cs="Times New Roman"/>
          <w:b/>
          <w:sz w:val="24"/>
          <w:szCs w:val="24"/>
        </w:rPr>
        <w:t>2.2.2. h</w:t>
      </w:r>
      <w:r w:rsidR="004337D7" w:rsidRPr="00860E91">
        <w:rPr>
          <w:rFonts w:ascii="Times New Roman" w:hAnsi="Times New Roman" w:cs="Times New Roman"/>
          <w:b/>
          <w:sz w:val="24"/>
          <w:szCs w:val="24"/>
        </w:rPr>
        <w:t>alf adder</w:t>
      </w:r>
      <w:r w:rsidR="00AE27A0">
        <w:rPr>
          <w:rFonts w:ascii="Times New Roman" w:hAnsi="Times New Roman" w:cs="Times New Roman"/>
          <w:b/>
          <w:sz w:val="24"/>
          <w:szCs w:val="24"/>
        </w:rPr>
        <w:t>.</w:t>
      </w:r>
      <w:bookmarkEnd w:id="261"/>
    </w:p>
    <w:p w14:paraId="432E8CDE" w14:textId="2CDD632F" w:rsidR="00314181" w:rsidRPr="00860E91" w:rsidRDefault="00314181" w:rsidP="005857B4">
      <w:pPr>
        <w:spacing w:after="120" w:line="480" w:lineRule="auto"/>
        <w:ind w:firstLine="720"/>
        <w:jc w:val="both"/>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The </w:t>
      </w:r>
      <w:r w:rsidR="002C0245">
        <w:rPr>
          <w:rFonts w:ascii="Times New Roman" w:eastAsia="Times New Roman" w:hAnsi="Times New Roman" w:cs="Times New Roman"/>
          <w:bCs/>
          <w:sz w:val="24"/>
          <w:szCs w:val="24"/>
        </w:rPr>
        <w:t>h</w:t>
      </w:r>
      <w:r w:rsidRPr="00860E91">
        <w:rPr>
          <w:rFonts w:ascii="Times New Roman" w:eastAsia="Times New Roman" w:hAnsi="Times New Roman" w:cs="Times New Roman"/>
          <w:bCs/>
          <w:sz w:val="24"/>
          <w:szCs w:val="24"/>
        </w:rPr>
        <w:t>alf adder</w:t>
      </w:r>
      <w:r w:rsidRPr="00860E91">
        <w:rPr>
          <w:rFonts w:ascii="Times New Roman" w:eastAsia="Times New Roman" w:hAnsi="Times New Roman" w:cs="Times New Roman"/>
          <w:sz w:val="24"/>
          <w:szCs w:val="24"/>
        </w:rPr>
        <w:t> adds two one-bit binary numbers. It has two Inputs A and B and two outputs sum</w:t>
      </w:r>
      <w:r w:rsidR="00075BEC">
        <w:rPr>
          <w:rFonts w:ascii="Times New Roman" w:eastAsia="Times New Roman" w:hAnsi="Times New Roman" w:cs="Times New Roman"/>
          <w:sz w:val="24"/>
          <w:szCs w:val="24"/>
        </w:rPr>
        <w:t>(S)</w:t>
      </w:r>
      <w:r w:rsidRPr="00860E91">
        <w:rPr>
          <w:rFonts w:ascii="Times New Roman" w:eastAsia="Times New Roman" w:hAnsi="Times New Roman" w:cs="Times New Roman"/>
          <w:sz w:val="24"/>
          <w:szCs w:val="24"/>
        </w:rPr>
        <w:t xml:space="preserve"> and carry</w:t>
      </w:r>
      <w:r w:rsidR="00075BEC">
        <w:rPr>
          <w:rFonts w:ascii="Times New Roman" w:eastAsia="Times New Roman" w:hAnsi="Times New Roman" w:cs="Times New Roman"/>
          <w:sz w:val="24"/>
          <w:szCs w:val="24"/>
        </w:rPr>
        <w:t>(C)</w:t>
      </w:r>
      <w:r w:rsidRPr="00860E91">
        <w:rPr>
          <w:rFonts w:ascii="Times New Roman" w:eastAsia="Times New Roman" w:hAnsi="Times New Roman" w:cs="Times New Roman"/>
          <w:sz w:val="24"/>
          <w:szCs w:val="24"/>
        </w:rPr>
        <w:t>.</w:t>
      </w:r>
    </w:p>
    <w:p w14:paraId="6BDF0127" w14:textId="77777777" w:rsidR="00314181" w:rsidRPr="00860E91" w:rsidRDefault="00314181" w:rsidP="005857B4">
      <w:pPr>
        <w:spacing w:after="120" w:line="480" w:lineRule="auto"/>
        <w:jc w:val="center"/>
        <w:rPr>
          <w:rFonts w:ascii="Times New Roman" w:eastAsia="Times New Roman" w:hAnsi="Times New Roman" w:cs="Times New Roman"/>
          <w:sz w:val="24"/>
          <w:szCs w:val="24"/>
        </w:rPr>
      </w:pPr>
      <w:r w:rsidRPr="00860E91">
        <w:rPr>
          <w:rFonts w:ascii="Times New Roman" w:eastAsia="Times New Roman" w:hAnsi="Times New Roman" w:cs="Times New Roman"/>
          <w:noProof/>
          <w:sz w:val="24"/>
          <w:szCs w:val="24"/>
        </w:rPr>
        <w:lastRenderedPageBreak/>
        <w:drawing>
          <wp:inline distT="0" distB="0" distL="0" distR="0" wp14:anchorId="0F0029F2" wp14:editId="1455D8F3">
            <wp:extent cx="2095500" cy="1162050"/>
            <wp:effectExtent l="0" t="0" r="0" b="0"/>
            <wp:docPr id="91" name="Picture 27" descr="http://upload.wikimedia.org/wikipedia/commons/thumb/d/d9/Half_Adder.svg/220px-Half_Adder.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thumb/d/d9/Half_Adder.svg/220px-Half_Adder.svg.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162050"/>
                    </a:xfrm>
                    <a:prstGeom prst="rect">
                      <a:avLst/>
                    </a:prstGeom>
                    <a:noFill/>
                    <a:ln>
                      <a:noFill/>
                    </a:ln>
                  </pic:spPr>
                </pic:pic>
              </a:graphicData>
            </a:graphic>
          </wp:inline>
        </w:drawing>
      </w:r>
    </w:p>
    <w:p w14:paraId="5193525D" w14:textId="363E4502"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262" w:name="_Toc435746284"/>
      <w:bookmarkStart w:id="263" w:name="_Toc436136163"/>
      <w:bookmarkStart w:id="264" w:name="_Toc436220569"/>
      <w:bookmarkStart w:id="265" w:name="_Toc436383526"/>
      <w:bookmarkStart w:id="266" w:name="_Toc436657320"/>
      <w:bookmarkStart w:id="267" w:name="_Toc436926847"/>
      <w:r w:rsidRPr="00860E91">
        <w:rPr>
          <w:rFonts w:ascii="Times New Roman" w:hAnsi="Times New Roman" w:cs="Times New Roman"/>
          <w:bCs/>
          <w:sz w:val="24"/>
          <w:szCs w:val="24"/>
        </w:rPr>
        <w:t xml:space="preserve">Figure </w:t>
      </w:r>
      <w:r w:rsidRPr="00860E91">
        <w:rPr>
          <w:rFonts w:ascii="Times New Roman" w:hAnsi="Times New Roman" w:cs="Times New Roman"/>
          <w:sz w:val="24"/>
          <w:szCs w:val="24"/>
        </w:rPr>
        <w:t>2.3</w:t>
      </w:r>
      <w:r w:rsidRPr="00860E91">
        <w:rPr>
          <w:rFonts w:ascii="Times New Roman" w:hAnsi="Times New Roman" w:cs="Times New Roman"/>
          <w:bCs/>
          <w:sz w:val="24"/>
          <w:szCs w:val="24"/>
        </w:rPr>
        <w:t>: Half Adder</w:t>
      </w:r>
      <w:bookmarkEnd w:id="262"/>
      <w:bookmarkEnd w:id="263"/>
      <w:bookmarkEnd w:id="264"/>
      <w:bookmarkEnd w:id="265"/>
      <w:bookmarkEnd w:id="266"/>
      <w:bookmarkEnd w:id="267"/>
    </w:p>
    <w:p w14:paraId="1BCB89F6" w14:textId="7AD3FA99" w:rsidR="00314181" w:rsidRPr="00860E91" w:rsidRDefault="002C0245" w:rsidP="005857B4">
      <w:pPr>
        <w:spacing w:after="12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31DE9">
        <w:rPr>
          <w:rFonts w:ascii="Times New Roman" w:eastAsia="Times New Roman" w:hAnsi="Times New Roman" w:cs="Times New Roman"/>
          <w:sz w:val="24"/>
          <w:szCs w:val="24"/>
        </w:rPr>
        <w:t>Boolean</w:t>
      </w:r>
      <w:r>
        <w:rPr>
          <w:rFonts w:ascii="Times New Roman" w:eastAsia="Times New Roman" w:hAnsi="Times New Roman" w:cs="Times New Roman"/>
          <w:sz w:val="24"/>
          <w:szCs w:val="24"/>
        </w:rPr>
        <w:t xml:space="preserve"> e</w:t>
      </w:r>
      <w:r w:rsidR="00884379" w:rsidRPr="00860E91">
        <w:rPr>
          <w:rFonts w:ascii="Times New Roman" w:eastAsia="Times New Roman" w:hAnsi="Times New Roman" w:cs="Times New Roman"/>
          <w:sz w:val="24"/>
          <w:szCs w:val="24"/>
        </w:rPr>
        <w:t>xpression for half Adder is given as</w:t>
      </w:r>
    </w:p>
    <w:p w14:paraId="68F105C5" w14:textId="2256C17C" w:rsidR="00884379" w:rsidRPr="00860E91" w:rsidRDefault="00075BEC" w:rsidP="005857B4">
      <w:pPr>
        <w:spacing w:after="12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w:t>
      </w:r>
      <w:r w:rsidRPr="00783466">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B and C=A∙</w:t>
      </w:r>
      <w:r w:rsidR="00884379" w:rsidRPr="00860E91">
        <w:rPr>
          <w:rFonts w:ascii="Times New Roman" w:eastAsia="Times New Roman" w:hAnsi="Times New Roman" w:cs="Times New Roman"/>
          <w:sz w:val="24"/>
          <w:szCs w:val="24"/>
        </w:rPr>
        <w:t>B</w:t>
      </w:r>
    </w:p>
    <w:p w14:paraId="6A78637A" w14:textId="5822F723"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268" w:name="_Toc435746285"/>
      <w:bookmarkStart w:id="269" w:name="_Toc436136164"/>
      <w:bookmarkStart w:id="270" w:name="_Toc436383527"/>
      <w:bookmarkStart w:id="271" w:name="_Toc436657321"/>
      <w:bookmarkStart w:id="272" w:name="_Toc436926848"/>
      <w:r w:rsidRPr="00860E91">
        <w:rPr>
          <w:rFonts w:ascii="Times New Roman" w:hAnsi="Times New Roman" w:cs="Times New Roman"/>
          <w:bCs/>
          <w:sz w:val="24"/>
          <w:szCs w:val="24"/>
        </w:rPr>
        <w:t xml:space="preserve">Table </w:t>
      </w:r>
      <w:r w:rsidRPr="00860E91">
        <w:rPr>
          <w:rFonts w:ascii="Times New Roman" w:hAnsi="Times New Roman" w:cs="Times New Roman"/>
          <w:sz w:val="24"/>
          <w:szCs w:val="24"/>
        </w:rPr>
        <w:t>2.1</w:t>
      </w:r>
      <w:r w:rsidRPr="00860E91">
        <w:rPr>
          <w:rFonts w:ascii="Times New Roman" w:hAnsi="Times New Roman" w:cs="Times New Roman"/>
          <w:bCs/>
          <w:sz w:val="24"/>
          <w:szCs w:val="24"/>
        </w:rPr>
        <w:t>: Truth Table of Half Adder</w:t>
      </w:r>
      <w:bookmarkEnd w:id="268"/>
      <w:bookmarkEnd w:id="269"/>
      <w:bookmarkEnd w:id="270"/>
      <w:bookmarkEnd w:id="271"/>
      <w:bookmarkEnd w:id="272"/>
    </w:p>
    <w:tbl>
      <w:tblPr>
        <w:tblStyle w:val="TableGrid"/>
        <w:tblW w:w="4168" w:type="dxa"/>
        <w:jc w:val="center"/>
        <w:tblLook w:val="04A0" w:firstRow="1" w:lastRow="0" w:firstColumn="1" w:lastColumn="0" w:noHBand="0" w:noVBand="1"/>
      </w:tblPr>
      <w:tblGrid>
        <w:gridCol w:w="1074"/>
        <w:gridCol w:w="1074"/>
        <w:gridCol w:w="942"/>
        <w:gridCol w:w="1078"/>
      </w:tblGrid>
      <w:tr w:rsidR="00314181" w:rsidRPr="002B64E7" w14:paraId="77575EAF" w14:textId="77777777" w:rsidTr="0070266A">
        <w:trPr>
          <w:trHeight w:val="770"/>
          <w:jc w:val="center"/>
        </w:trPr>
        <w:tc>
          <w:tcPr>
            <w:tcW w:w="1074" w:type="dxa"/>
          </w:tcPr>
          <w:p w14:paraId="278D399B"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A</w:t>
            </w:r>
          </w:p>
        </w:tc>
        <w:tc>
          <w:tcPr>
            <w:tcW w:w="1074" w:type="dxa"/>
          </w:tcPr>
          <w:p w14:paraId="6FE7B39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B</w:t>
            </w:r>
          </w:p>
        </w:tc>
        <w:tc>
          <w:tcPr>
            <w:tcW w:w="0" w:type="auto"/>
          </w:tcPr>
          <w:p w14:paraId="26E0ADB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Sum</w:t>
            </w:r>
          </w:p>
        </w:tc>
        <w:tc>
          <w:tcPr>
            <w:tcW w:w="0" w:type="auto"/>
          </w:tcPr>
          <w:p w14:paraId="1475695A"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Carry</w:t>
            </w:r>
          </w:p>
        </w:tc>
      </w:tr>
      <w:tr w:rsidR="00314181" w:rsidRPr="002B64E7" w14:paraId="67F809F3" w14:textId="77777777" w:rsidTr="0070266A">
        <w:trPr>
          <w:trHeight w:val="727"/>
          <w:jc w:val="center"/>
        </w:trPr>
        <w:tc>
          <w:tcPr>
            <w:tcW w:w="1074" w:type="dxa"/>
          </w:tcPr>
          <w:p w14:paraId="6DD85A3B"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074" w:type="dxa"/>
          </w:tcPr>
          <w:p w14:paraId="200A709D"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0" w:type="auto"/>
          </w:tcPr>
          <w:p w14:paraId="4B8EEF28"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0" w:type="auto"/>
          </w:tcPr>
          <w:p w14:paraId="4579AD3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1153B876" w14:textId="77777777" w:rsidTr="0070266A">
        <w:trPr>
          <w:trHeight w:val="770"/>
          <w:jc w:val="center"/>
        </w:trPr>
        <w:tc>
          <w:tcPr>
            <w:tcW w:w="1074" w:type="dxa"/>
          </w:tcPr>
          <w:p w14:paraId="31A294BB"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074" w:type="dxa"/>
          </w:tcPr>
          <w:p w14:paraId="4530A186"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0" w:type="auto"/>
          </w:tcPr>
          <w:p w14:paraId="75B1787A"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0" w:type="auto"/>
          </w:tcPr>
          <w:p w14:paraId="3467E89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532A28EB" w14:textId="77777777" w:rsidTr="0070266A">
        <w:trPr>
          <w:trHeight w:val="727"/>
          <w:jc w:val="center"/>
        </w:trPr>
        <w:tc>
          <w:tcPr>
            <w:tcW w:w="1074" w:type="dxa"/>
          </w:tcPr>
          <w:p w14:paraId="53D85025"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074" w:type="dxa"/>
          </w:tcPr>
          <w:p w14:paraId="2C878E02"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0" w:type="auto"/>
          </w:tcPr>
          <w:p w14:paraId="675FB226"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0" w:type="auto"/>
          </w:tcPr>
          <w:p w14:paraId="5D424A53"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1FF87FFE" w14:textId="77777777" w:rsidTr="0070266A">
        <w:trPr>
          <w:trHeight w:val="770"/>
          <w:jc w:val="center"/>
        </w:trPr>
        <w:tc>
          <w:tcPr>
            <w:tcW w:w="1074" w:type="dxa"/>
          </w:tcPr>
          <w:p w14:paraId="1370A640"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074" w:type="dxa"/>
          </w:tcPr>
          <w:p w14:paraId="63A6A7C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0" w:type="auto"/>
          </w:tcPr>
          <w:p w14:paraId="0B7FAF40"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0" w:type="auto"/>
          </w:tcPr>
          <w:p w14:paraId="3C72ECF0"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r>
    </w:tbl>
    <w:p w14:paraId="6A79FD46" w14:textId="77777777" w:rsidR="00783466" w:rsidRPr="00860E91" w:rsidRDefault="00783466" w:rsidP="005857B4">
      <w:pPr>
        <w:spacing w:after="120" w:line="480" w:lineRule="auto"/>
        <w:jc w:val="both"/>
        <w:rPr>
          <w:rFonts w:ascii="Times New Roman" w:eastAsia="Times New Roman" w:hAnsi="Times New Roman" w:cs="Times New Roman"/>
          <w:b/>
          <w:sz w:val="24"/>
          <w:szCs w:val="24"/>
        </w:rPr>
      </w:pPr>
    </w:p>
    <w:p w14:paraId="576D7E80" w14:textId="6BF73946" w:rsidR="00B80B70" w:rsidRPr="00860E91" w:rsidRDefault="008A59D8" w:rsidP="005857B4">
      <w:pPr>
        <w:keepNext/>
        <w:keepLines/>
        <w:spacing w:after="120" w:line="480" w:lineRule="auto"/>
        <w:ind w:left="720"/>
        <w:outlineLvl w:val="2"/>
        <w:rPr>
          <w:rFonts w:ascii="Times New Roman" w:eastAsiaTheme="majorEastAsia" w:hAnsi="Times New Roman" w:cs="Times New Roman"/>
          <w:sz w:val="24"/>
          <w:szCs w:val="24"/>
        </w:rPr>
      </w:pPr>
      <w:bookmarkStart w:id="273" w:name="_Toc436926849"/>
      <w:r w:rsidRPr="00860E91">
        <w:rPr>
          <w:rFonts w:ascii="Times New Roman" w:eastAsia="Times New Roman" w:hAnsi="Times New Roman" w:cs="Times New Roman"/>
          <w:b/>
          <w:sz w:val="24"/>
          <w:szCs w:val="24"/>
        </w:rPr>
        <w:t>2.2.3</w:t>
      </w:r>
      <w:r w:rsidR="00A942FF" w:rsidRPr="00860E91">
        <w:rPr>
          <w:rFonts w:ascii="Times New Roman" w:hAnsi="Times New Roman" w:cs="Times New Roman"/>
          <w:b/>
          <w:sz w:val="24"/>
          <w:szCs w:val="24"/>
        </w:rPr>
        <w:t>.</w:t>
      </w:r>
      <w:r w:rsidR="004D496D">
        <w:rPr>
          <w:rFonts w:ascii="Times New Roman" w:eastAsia="Times New Roman" w:hAnsi="Times New Roman" w:cs="Times New Roman"/>
          <w:b/>
          <w:sz w:val="24"/>
          <w:szCs w:val="24"/>
        </w:rPr>
        <w:t xml:space="preserve"> f</w:t>
      </w:r>
      <w:r w:rsidR="00B4425A" w:rsidRPr="00860E91">
        <w:rPr>
          <w:rFonts w:ascii="Times New Roman" w:eastAsia="Times New Roman" w:hAnsi="Times New Roman" w:cs="Times New Roman"/>
          <w:b/>
          <w:sz w:val="24"/>
          <w:szCs w:val="24"/>
        </w:rPr>
        <w:t>ull a</w:t>
      </w:r>
      <w:r w:rsidR="00B80B70" w:rsidRPr="00860E91">
        <w:rPr>
          <w:rFonts w:ascii="Times New Roman" w:eastAsia="Times New Roman" w:hAnsi="Times New Roman" w:cs="Times New Roman"/>
          <w:b/>
          <w:sz w:val="24"/>
          <w:szCs w:val="24"/>
        </w:rPr>
        <w:t>dder</w:t>
      </w:r>
      <w:r w:rsidR="00AE27A0">
        <w:rPr>
          <w:rFonts w:ascii="Times New Roman" w:eastAsia="Times New Roman" w:hAnsi="Times New Roman" w:cs="Times New Roman"/>
          <w:b/>
          <w:sz w:val="24"/>
          <w:szCs w:val="24"/>
        </w:rPr>
        <w:t>.</w:t>
      </w:r>
      <w:bookmarkEnd w:id="273"/>
    </w:p>
    <w:p w14:paraId="1E9AC773" w14:textId="7567F1CC" w:rsidR="00B80B70" w:rsidRPr="00860E91" w:rsidRDefault="00B80B70" w:rsidP="005857B4">
      <w:pPr>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A </w:t>
      </w:r>
      <w:r w:rsidRPr="00860E91">
        <w:rPr>
          <w:rFonts w:ascii="Times New Roman" w:eastAsia="Times New Roman" w:hAnsi="Times New Roman" w:cs="Times New Roman"/>
          <w:bCs/>
          <w:sz w:val="24"/>
          <w:szCs w:val="24"/>
        </w:rPr>
        <w:t>full adder</w:t>
      </w:r>
      <w:r w:rsidRPr="00860E91">
        <w:rPr>
          <w:rFonts w:ascii="Times New Roman" w:eastAsia="Times New Roman" w:hAnsi="Times New Roman" w:cs="Times New Roman"/>
          <w:sz w:val="24"/>
          <w:szCs w:val="24"/>
        </w:rPr>
        <w:t> adds binary numbers and accounts for values carried in as well a</w:t>
      </w:r>
      <w:r w:rsidR="009244B6" w:rsidRPr="00860E91">
        <w:rPr>
          <w:rFonts w:ascii="Times New Roman" w:eastAsia="Times New Roman" w:hAnsi="Times New Roman" w:cs="Times New Roman"/>
          <w:sz w:val="24"/>
          <w:szCs w:val="24"/>
        </w:rPr>
        <w:t>s out.</w:t>
      </w:r>
      <w:r w:rsidRPr="00860E91">
        <w:rPr>
          <w:rFonts w:ascii="Times New Roman" w:eastAsia="Times New Roman" w:hAnsi="Times New Roman" w:cs="Times New Roman"/>
          <w:sz w:val="24"/>
          <w:szCs w:val="24"/>
        </w:rPr>
        <w:t xml:space="preserve"> </w:t>
      </w:r>
      <w:r w:rsidR="009244B6" w:rsidRPr="00860E91">
        <w:rPr>
          <w:rFonts w:ascii="Times New Roman" w:eastAsia="Times New Roman" w:hAnsi="Times New Roman" w:cs="Times New Roman"/>
          <w:sz w:val="24"/>
          <w:szCs w:val="24"/>
        </w:rPr>
        <w:t xml:space="preserve">In the table 2.2 </w:t>
      </w:r>
      <w:r w:rsidR="00262103" w:rsidRPr="00860E91">
        <w:rPr>
          <w:rFonts w:ascii="Times New Roman" w:eastAsia="Times New Roman" w:hAnsi="Times New Roman" w:cs="Times New Roman"/>
          <w:sz w:val="24"/>
          <w:szCs w:val="24"/>
        </w:rPr>
        <w:t>A &amp;</w:t>
      </w:r>
      <w:r w:rsidR="001905B8">
        <w:rPr>
          <w:rFonts w:ascii="Times New Roman" w:eastAsia="Times New Roman" w:hAnsi="Times New Roman" w:cs="Times New Roman"/>
          <w:sz w:val="24"/>
          <w:szCs w:val="24"/>
        </w:rPr>
        <w:t xml:space="preserve"> B are the operands</w:t>
      </w:r>
      <w:r w:rsidRPr="00860E91">
        <w:rPr>
          <w:rFonts w:ascii="Times New Roman" w:eastAsia="Times New Roman" w:hAnsi="Times New Roman" w:cs="Times New Roman"/>
          <w:sz w:val="24"/>
          <w:szCs w:val="24"/>
        </w:rPr>
        <w:t xml:space="preserve"> and </w:t>
      </w:r>
      <w:proofErr w:type="spellStart"/>
      <w:r w:rsidRPr="00860E91">
        <w:rPr>
          <w:rFonts w:ascii="Times New Roman" w:eastAsia="Times New Roman" w:hAnsi="Times New Roman" w:cs="Times New Roman"/>
          <w:iCs/>
          <w:sz w:val="24"/>
          <w:szCs w:val="24"/>
        </w:rPr>
        <w:t>C</w:t>
      </w:r>
      <w:r w:rsidRPr="00860E91">
        <w:rPr>
          <w:rFonts w:ascii="Times New Roman" w:eastAsia="Times New Roman" w:hAnsi="Times New Roman" w:cs="Times New Roman"/>
          <w:sz w:val="24"/>
          <w:szCs w:val="24"/>
          <w:vertAlign w:val="subscript"/>
        </w:rPr>
        <w:t>in</w:t>
      </w:r>
      <w:proofErr w:type="spellEnd"/>
      <w:r w:rsidRPr="00860E91">
        <w:rPr>
          <w:rFonts w:ascii="Times New Roman" w:eastAsia="Times New Roman" w:hAnsi="Times New Roman" w:cs="Times New Roman"/>
          <w:sz w:val="24"/>
          <w:szCs w:val="24"/>
        </w:rPr>
        <w:t> is a bit carried in from the next less significant stage. The full-adder is usually a component in a cascade of adders, which add</w:t>
      </w:r>
      <w:r w:rsidR="00A41BFA">
        <w:rPr>
          <w:rFonts w:ascii="Times New Roman" w:eastAsia="Times New Roman" w:hAnsi="Times New Roman" w:cs="Times New Roman"/>
          <w:sz w:val="24"/>
          <w:szCs w:val="24"/>
        </w:rPr>
        <w:t>s</w:t>
      </w:r>
      <w:r w:rsidRPr="00860E91">
        <w:rPr>
          <w:rFonts w:ascii="Times New Roman" w:eastAsia="Times New Roman" w:hAnsi="Times New Roman" w:cs="Times New Roman"/>
          <w:sz w:val="24"/>
          <w:szCs w:val="24"/>
        </w:rPr>
        <w:t xml:space="preserve"> 8, 16, 32, etc. binary numbers.</w:t>
      </w:r>
    </w:p>
    <w:p w14:paraId="2C51BC3E" w14:textId="473095E3" w:rsidR="00B80B70" w:rsidRPr="00860E91" w:rsidRDefault="00B80B70" w:rsidP="006A05BF">
      <w:pPr>
        <w:spacing w:after="120" w:line="480" w:lineRule="auto"/>
        <w:ind w:firstLine="720"/>
        <w:rPr>
          <w:rFonts w:ascii="Times New Roman" w:hAnsi="Times New Roman" w:cs="Times New Roman"/>
          <w:noProof/>
        </w:rPr>
      </w:pPr>
      <w:r w:rsidRPr="00860E91">
        <w:rPr>
          <w:rFonts w:ascii="Times New Roman" w:eastAsia="Times New Roman" w:hAnsi="Times New Roman" w:cs="Times New Roman"/>
          <w:sz w:val="24"/>
          <w:szCs w:val="24"/>
        </w:rPr>
        <w:lastRenderedPageBreak/>
        <w:t>In the SQRT CSLA design full adders are used in the construction of ripple carry adders. A full adder in the schematic always comes into light when the carry in is set to one</w:t>
      </w:r>
      <w:r w:rsidR="00A41BFA">
        <w:rPr>
          <w:rFonts w:ascii="Times New Roman" w:eastAsia="Times New Roman" w:hAnsi="Times New Roman" w:cs="Times New Roman"/>
          <w:sz w:val="24"/>
          <w:szCs w:val="24"/>
        </w:rPr>
        <w:t xml:space="preserve"> whenever the value of </w:t>
      </w:r>
      <w:proofErr w:type="spellStart"/>
      <w:r w:rsidR="00A41BFA">
        <w:rPr>
          <w:rFonts w:ascii="Times New Roman" w:eastAsia="Times New Roman" w:hAnsi="Times New Roman" w:cs="Times New Roman"/>
          <w:sz w:val="24"/>
          <w:szCs w:val="24"/>
        </w:rPr>
        <w:t>C</w:t>
      </w:r>
      <w:r w:rsidR="00A41BFA" w:rsidRPr="006A05BF">
        <w:rPr>
          <w:rFonts w:ascii="Times New Roman" w:eastAsia="Times New Roman" w:hAnsi="Times New Roman" w:cs="Times New Roman"/>
          <w:sz w:val="24"/>
          <w:szCs w:val="24"/>
          <w:vertAlign w:val="subscript"/>
        </w:rPr>
        <w:t>in</w:t>
      </w:r>
      <w:proofErr w:type="spellEnd"/>
      <w:r w:rsidR="00A41BFA">
        <w:rPr>
          <w:rFonts w:ascii="Times New Roman" w:eastAsia="Times New Roman" w:hAnsi="Times New Roman" w:cs="Times New Roman"/>
          <w:sz w:val="24"/>
          <w:szCs w:val="24"/>
        </w:rPr>
        <w:t xml:space="preserve"> is</w:t>
      </w:r>
      <w:r w:rsidRPr="00860E91">
        <w:rPr>
          <w:rFonts w:ascii="Times New Roman" w:eastAsia="Times New Roman" w:hAnsi="Times New Roman" w:cs="Times New Roman"/>
          <w:sz w:val="24"/>
          <w:szCs w:val="24"/>
        </w:rPr>
        <w:t xml:space="preserve"> 0 the full adder gets converted to a half adder.</w:t>
      </w:r>
    </w:p>
    <w:p w14:paraId="56AF68A5" w14:textId="77777777" w:rsidR="00B80B70" w:rsidRPr="00860E91" w:rsidRDefault="00B80B70" w:rsidP="005857B4">
      <w:pPr>
        <w:spacing w:after="120" w:line="480" w:lineRule="auto"/>
        <w:jc w:val="center"/>
        <w:rPr>
          <w:rFonts w:ascii="Times New Roman" w:eastAsia="Times New Roman" w:hAnsi="Times New Roman" w:cs="Times New Roman"/>
          <w:sz w:val="24"/>
          <w:szCs w:val="24"/>
        </w:rPr>
      </w:pPr>
      <w:r w:rsidRPr="00860E91">
        <w:rPr>
          <w:rFonts w:ascii="Times New Roman" w:hAnsi="Times New Roman" w:cs="Times New Roman"/>
          <w:noProof/>
        </w:rPr>
        <w:drawing>
          <wp:inline distT="0" distB="0" distL="0" distR="0" wp14:anchorId="7F2371BC" wp14:editId="37083BFB">
            <wp:extent cx="4876800" cy="161749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9432" cy="1628315"/>
                    </a:xfrm>
                    <a:prstGeom prst="rect">
                      <a:avLst/>
                    </a:prstGeom>
                    <a:noFill/>
                    <a:ln>
                      <a:noFill/>
                    </a:ln>
                  </pic:spPr>
                </pic:pic>
              </a:graphicData>
            </a:graphic>
          </wp:inline>
        </w:drawing>
      </w:r>
    </w:p>
    <w:p w14:paraId="3396D428" w14:textId="5E4BDDCE" w:rsidR="00B80B70" w:rsidRPr="00002412" w:rsidRDefault="00B80B70" w:rsidP="005857B4">
      <w:pPr>
        <w:keepNext/>
        <w:keepLines/>
        <w:spacing w:after="120" w:line="480" w:lineRule="auto"/>
        <w:jc w:val="center"/>
        <w:outlineLvl w:val="2"/>
        <w:rPr>
          <w:rFonts w:ascii="Times New Roman" w:eastAsiaTheme="majorEastAsia" w:hAnsi="Times New Roman" w:cs="Times New Roman"/>
          <w:sz w:val="24"/>
          <w:szCs w:val="24"/>
        </w:rPr>
      </w:pPr>
      <w:bookmarkStart w:id="274" w:name="_Toc435746287"/>
      <w:bookmarkStart w:id="275" w:name="_Toc436136166"/>
      <w:bookmarkStart w:id="276" w:name="_Toc436220572"/>
      <w:bookmarkStart w:id="277" w:name="_Toc436383529"/>
      <w:bookmarkStart w:id="278" w:name="_Toc436657323"/>
      <w:bookmarkStart w:id="279" w:name="_Toc436926850"/>
      <w:r w:rsidRPr="00860E91">
        <w:rPr>
          <w:rFonts w:ascii="Times New Roman" w:hAnsi="Times New Roman" w:cs="Times New Roman"/>
          <w:bCs/>
          <w:sz w:val="24"/>
          <w:szCs w:val="24"/>
        </w:rPr>
        <w:t xml:space="preserve">Figure </w:t>
      </w:r>
      <w:r w:rsidRPr="00860E91">
        <w:rPr>
          <w:rFonts w:ascii="Times New Roman" w:hAnsi="Times New Roman" w:cs="Times New Roman"/>
          <w:sz w:val="24"/>
          <w:szCs w:val="24"/>
        </w:rPr>
        <w:t>2.4</w:t>
      </w:r>
      <w:r w:rsidRPr="00860E91">
        <w:rPr>
          <w:rFonts w:ascii="Times New Roman" w:hAnsi="Times New Roman" w:cs="Times New Roman"/>
          <w:bCs/>
          <w:sz w:val="24"/>
          <w:szCs w:val="24"/>
        </w:rPr>
        <w:t>: Full Adder</w:t>
      </w:r>
      <w:bookmarkEnd w:id="274"/>
      <w:bookmarkEnd w:id="275"/>
      <w:bookmarkEnd w:id="276"/>
      <w:bookmarkEnd w:id="277"/>
      <w:bookmarkEnd w:id="278"/>
      <w:bookmarkEnd w:id="279"/>
    </w:p>
    <w:p w14:paraId="3C55D088" w14:textId="77777777" w:rsidR="00B80B70" w:rsidRPr="00860E91" w:rsidRDefault="00B80B70" w:rsidP="005857B4">
      <w:pPr>
        <w:shd w:val="clear" w:color="auto" w:fill="FFFFFF"/>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A full adder can be implemented in many different ways such as with a custom </w:t>
      </w:r>
      <w:hyperlink r:id="rId22" w:tooltip="Transistor" w:history="1">
        <w:r w:rsidRPr="00860E91">
          <w:rPr>
            <w:rFonts w:ascii="Times New Roman" w:eastAsia="Times New Roman" w:hAnsi="Times New Roman" w:cs="Times New Roman"/>
            <w:sz w:val="24"/>
            <w:szCs w:val="24"/>
          </w:rPr>
          <w:t>transistor</w:t>
        </w:r>
      </w:hyperlink>
      <w:r w:rsidRPr="00860E91">
        <w:rPr>
          <w:rFonts w:ascii="Times New Roman" w:eastAsia="Times New Roman" w:hAnsi="Times New Roman" w:cs="Times New Roman"/>
          <w:sz w:val="24"/>
          <w:szCs w:val="24"/>
        </w:rPr>
        <w:t>-level circuit or composed of other gates. One example implementation is with</w:t>
      </w:r>
    </w:p>
    <w:p w14:paraId="432DCE9E" w14:textId="629755A1" w:rsidR="00B80B70" w:rsidRPr="00221414" w:rsidRDefault="00221414" w:rsidP="005857B4">
      <w:pPr>
        <w:shd w:val="clear" w:color="auto" w:fill="FFFFFF"/>
        <w:spacing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 A </w:t>
      </w:r>
      <w:r w:rsidRPr="00783466">
        <w:rPr>
          <w:rFonts w:ascii="Cambria Math" w:eastAsia="Times New Roman" w:hAnsi="Cambria Math" w:cs="Cambria Math"/>
          <w:sz w:val="24"/>
          <w:szCs w:val="24"/>
        </w:rPr>
        <w:t>⊕</w:t>
      </w:r>
      <w:r>
        <w:rPr>
          <w:rFonts w:ascii="Cambria Math" w:eastAsia="Times New Roman" w:hAnsi="Cambria Math" w:cs="Cambria Math"/>
          <w:sz w:val="24"/>
          <w:szCs w:val="24"/>
        </w:rPr>
        <w:t xml:space="preserve"> </w:t>
      </w:r>
      <w:r>
        <w:rPr>
          <w:rFonts w:ascii="Times New Roman" w:eastAsia="Times New Roman" w:hAnsi="Times New Roman" w:cs="Times New Roman"/>
          <w:sz w:val="24"/>
          <w:szCs w:val="24"/>
        </w:rPr>
        <w:t xml:space="preserve">B </w:t>
      </w:r>
      <w:r w:rsidRPr="00783466">
        <w:rPr>
          <w:rFonts w:ascii="Cambria Math" w:eastAsia="Times New Roman" w:hAnsi="Cambria Math" w:cs="Cambria Math"/>
          <w:sz w:val="24"/>
          <w:szCs w:val="24"/>
        </w:rPr>
        <w:t>⊕</w:t>
      </w:r>
      <w:r>
        <w:rPr>
          <w:rFonts w:ascii="Cambria Math" w:eastAsia="Times New Roman" w:hAnsi="Cambria Math" w:cs="Cambria Math"/>
          <w:sz w:val="24"/>
          <w:szCs w:val="24"/>
        </w:rPr>
        <w:t xml:space="preserve"> </w:t>
      </w: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in</w:t>
      </w:r>
      <w:proofErr w:type="spellEnd"/>
      <w:r>
        <w:rPr>
          <w:rFonts w:ascii="Times New Roman" w:eastAsia="Times New Roman" w:hAnsi="Times New Roman" w:cs="Times New Roman"/>
          <w:sz w:val="24"/>
          <w:szCs w:val="24"/>
        </w:rPr>
        <w:t>.</w:t>
      </w:r>
    </w:p>
    <w:p w14:paraId="4F5C5BBD" w14:textId="55B08D93" w:rsidR="00B80B70" w:rsidRPr="00860E91" w:rsidRDefault="00221414" w:rsidP="005857B4">
      <w:pPr>
        <w:shd w:val="clear" w:color="auto" w:fill="FFFFFF"/>
        <w:spacing w:after="12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out</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(A∙</w:t>
      </w:r>
      <w:r w:rsidRPr="00860E91">
        <w:rPr>
          <w:rFonts w:ascii="Times New Roman" w:eastAsia="Times New Roman" w:hAnsi="Times New Roman" w:cs="Times New Roman"/>
          <w:sz w:val="24"/>
          <w:szCs w:val="24"/>
        </w:rPr>
        <w:t>B</w:t>
      </w:r>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(A </w:t>
      </w:r>
      <w:r w:rsidRPr="00783466">
        <w:rPr>
          <w:rFonts w:ascii="Cambria Math" w:eastAsia="Times New Roman" w:hAnsi="Cambria Math" w:cs="Cambria Math"/>
          <w:sz w:val="24"/>
          <w:szCs w:val="24"/>
        </w:rPr>
        <w:t>⊕</w:t>
      </w:r>
      <w:r>
        <w:rPr>
          <w:rFonts w:ascii="Cambria Math" w:eastAsia="Times New Roman" w:hAnsi="Cambria Math" w:cs="Cambria Math"/>
          <w:sz w:val="24"/>
          <w:szCs w:val="24"/>
        </w:rPr>
        <w:t xml:space="preserve"> B)).</w:t>
      </w:r>
    </w:p>
    <w:p w14:paraId="2538416C" w14:textId="127A4DF9" w:rsidR="00B80B70" w:rsidRPr="00860E91" w:rsidRDefault="00B80B70" w:rsidP="005857B4">
      <w:pPr>
        <w:shd w:val="clear" w:color="auto" w:fill="FFFFFF"/>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In this implementation, the final </w:t>
      </w:r>
      <w:hyperlink r:id="rId23" w:tooltip="OR gate" w:history="1">
        <w:r w:rsidRPr="00860E91">
          <w:rPr>
            <w:rFonts w:ascii="Times New Roman" w:eastAsia="Times New Roman" w:hAnsi="Times New Roman" w:cs="Times New Roman"/>
            <w:sz w:val="24"/>
            <w:szCs w:val="24"/>
          </w:rPr>
          <w:t>OR gate</w:t>
        </w:r>
      </w:hyperlink>
      <w:r w:rsidRPr="00860E91">
        <w:rPr>
          <w:rFonts w:ascii="Times New Roman" w:eastAsia="Times New Roman" w:hAnsi="Times New Roman" w:cs="Times New Roman"/>
          <w:sz w:val="24"/>
          <w:szCs w:val="24"/>
        </w:rPr>
        <w:t xml:space="preserve"> before the carry out output may be replaced by an </w:t>
      </w:r>
      <w:hyperlink r:id="rId24" w:tooltip="XOR gate" w:history="1">
        <w:r w:rsidRPr="00860E91">
          <w:rPr>
            <w:rFonts w:ascii="Times New Roman" w:eastAsia="Times New Roman" w:hAnsi="Times New Roman" w:cs="Times New Roman"/>
            <w:sz w:val="24"/>
            <w:szCs w:val="24"/>
          </w:rPr>
          <w:t>XOR gate</w:t>
        </w:r>
      </w:hyperlink>
      <w:r w:rsidRPr="00860E91">
        <w:rPr>
          <w:rFonts w:ascii="Times New Roman" w:eastAsia="Times New Roman" w:hAnsi="Times New Roman" w:cs="Times New Roman"/>
          <w:sz w:val="24"/>
          <w:szCs w:val="24"/>
        </w:rPr>
        <w:t xml:space="preserve"> without altering the resulting logic. Using only two types of gates is convenient if the circuit is being implemented using simple IC chips which contain only one gate type per chip. In this light, </w:t>
      </w:r>
      <w:proofErr w:type="spellStart"/>
      <w:r w:rsidRPr="00860E91">
        <w:rPr>
          <w:rFonts w:ascii="Times New Roman" w:eastAsia="Times New Roman" w:hAnsi="Times New Roman" w:cs="Times New Roman"/>
          <w:sz w:val="24"/>
          <w:szCs w:val="24"/>
        </w:rPr>
        <w:t>C</w:t>
      </w:r>
      <w:r w:rsidRPr="00860E91">
        <w:rPr>
          <w:rFonts w:ascii="Times New Roman" w:eastAsia="Times New Roman" w:hAnsi="Times New Roman" w:cs="Times New Roman"/>
          <w:sz w:val="24"/>
          <w:szCs w:val="24"/>
          <w:vertAlign w:val="subscript"/>
        </w:rPr>
        <w:t>out</w:t>
      </w:r>
      <w:proofErr w:type="spellEnd"/>
      <w:r w:rsidRPr="00860E91">
        <w:rPr>
          <w:rFonts w:ascii="Times New Roman" w:eastAsia="Times New Roman" w:hAnsi="Times New Roman" w:cs="Times New Roman"/>
          <w:sz w:val="24"/>
          <w:szCs w:val="24"/>
        </w:rPr>
        <w:t xml:space="preserve"> can be implemented as </w:t>
      </w:r>
    </w:p>
    <w:p w14:paraId="51823D93" w14:textId="26827A4E" w:rsidR="00F94638" w:rsidRPr="00860E91" w:rsidRDefault="00221414" w:rsidP="00A5115F">
      <w:pPr>
        <w:shd w:val="clear" w:color="auto" w:fill="FFFFFF"/>
        <w:spacing w:after="12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out</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(A∙</w:t>
      </w:r>
      <w:r w:rsidRPr="00860E91">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83466">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in</w:t>
      </w:r>
      <w:proofErr w:type="spellEnd"/>
      <w:r>
        <w:rPr>
          <w:rFonts w:ascii="Times New Roman" w:eastAsia="Times New Roman" w:hAnsi="Times New Roman" w:cs="Times New Roman"/>
          <w:sz w:val="24"/>
          <w:szCs w:val="24"/>
          <w:vertAlign w:val="subscript"/>
        </w:rPr>
        <w:t xml:space="preserve"> </w:t>
      </w:r>
      <w:r w:rsidR="00E111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783466">
        <w:rPr>
          <w:rFonts w:ascii="Cambria Math" w:eastAsia="Times New Roman" w:hAnsi="Cambria Math" w:cs="Cambria Math"/>
          <w:sz w:val="24"/>
          <w:szCs w:val="24"/>
        </w:rPr>
        <w:t>⊕</w:t>
      </w:r>
      <w:r>
        <w:rPr>
          <w:rFonts w:ascii="Cambria Math" w:eastAsia="Times New Roman" w:hAnsi="Cambria Math" w:cs="Cambria Math"/>
          <w:sz w:val="24"/>
          <w:szCs w:val="24"/>
        </w:rPr>
        <w:t xml:space="preserve"> B)).</w:t>
      </w:r>
    </w:p>
    <w:p w14:paraId="0817CE5B" w14:textId="5D7E8CAC"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280" w:name="_Toc435746288"/>
      <w:bookmarkStart w:id="281" w:name="_Toc436136167"/>
      <w:bookmarkStart w:id="282" w:name="_Toc436220573"/>
      <w:bookmarkStart w:id="283" w:name="_Toc436383530"/>
      <w:bookmarkStart w:id="284" w:name="_Toc436657324"/>
      <w:bookmarkStart w:id="285" w:name="_Toc436926851"/>
      <w:r w:rsidRPr="00860E91">
        <w:rPr>
          <w:rFonts w:ascii="Times New Roman" w:hAnsi="Times New Roman" w:cs="Times New Roman"/>
          <w:bCs/>
          <w:sz w:val="24"/>
          <w:szCs w:val="24"/>
        </w:rPr>
        <w:lastRenderedPageBreak/>
        <w:t xml:space="preserve">Table </w:t>
      </w:r>
      <w:r w:rsidRPr="00860E91">
        <w:rPr>
          <w:rFonts w:ascii="Times New Roman" w:hAnsi="Times New Roman" w:cs="Times New Roman"/>
          <w:sz w:val="24"/>
          <w:szCs w:val="24"/>
        </w:rPr>
        <w:t>2.2</w:t>
      </w:r>
      <w:r w:rsidR="00400B61" w:rsidRPr="00860E91">
        <w:rPr>
          <w:rFonts w:ascii="Times New Roman" w:hAnsi="Times New Roman" w:cs="Times New Roman"/>
          <w:bCs/>
          <w:sz w:val="24"/>
          <w:szCs w:val="24"/>
        </w:rPr>
        <w:t>: Truth Table of Full Adder</w:t>
      </w:r>
      <w:bookmarkEnd w:id="280"/>
      <w:bookmarkEnd w:id="281"/>
      <w:bookmarkEnd w:id="282"/>
      <w:bookmarkEnd w:id="283"/>
      <w:bookmarkEnd w:id="284"/>
      <w:bookmarkEnd w:id="285"/>
    </w:p>
    <w:tbl>
      <w:tblPr>
        <w:tblStyle w:val="TableGrid"/>
        <w:tblW w:w="0" w:type="auto"/>
        <w:tblLook w:val="04A0" w:firstRow="1" w:lastRow="0" w:firstColumn="1" w:lastColumn="0" w:noHBand="0" w:noVBand="1"/>
      </w:tblPr>
      <w:tblGrid>
        <w:gridCol w:w="1560"/>
        <w:gridCol w:w="1559"/>
        <w:gridCol w:w="1560"/>
        <w:gridCol w:w="1563"/>
        <w:gridCol w:w="1558"/>
      </w:tblGrid>
      <w:tr w:rsidR="00314181" w:rsidRPr="002B64E7" w14:paraId="62D17BB7" w14:textId="77777777" w:rsidTr="00813304">
        <w:trPr>
          <w:trHeight w:val="785"/>
        </w:trPr>
        <w:tc>
          <w:tcPr>
            <w:tcW w:w="1560" w:type="dxa"/>
          </w:tcPr>
          <w:p w14:paraId="145427B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A</w:t>
            </w:r>
          </w:p>
        </w:tc>
        <w:tc>
          <w:tcPr>
            <w:tcW w:w="1559" w:type="dxa"/>
          </w:tcPr>
          <w:p w14:paraId="7B855DB7"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B</w:t>
            </w:r>
          </w:p>
        </w:tc>
        <w:tc>
          <w:tcPr>
            <w:tcW w:w="1560" w:type="dxa"/>
          </w:tcPr>
          <w:p w14:paraId="46693070" w14:textId="77777777" w:rsidR="00314181" w:rsidRPr="002B64E7" w:rsidRDefault="00314181" w:rsidP="005857B4">
            <w:pPr>
              <w:spacing w:after="120" w:line="480" w:lineRule="auto"/>
              <w:jc w:val="center"/>
              <w:rPr>
                <w:rFonts w:ascii="Times New Roman" w:hAnsi="Times New Roman" w:cs="Times New Roman"/>
                <w:sz w:val="18"/>
                <w:szCs w:val="18"/>
              </w:rPr>
            </w:pPr>
            <w:proofErr w:type="spellStart"/>
            <w:r w:rsidRPr="002B64E7">
              <w:rPr>
                <w:rFonts w:ascii="Times New Roman" w:hAnsi="Times New Roman" w:cs="Times New Roman"/>
                <w:sz w:val="18"/>
                <w:szCs w:val="18"/>
              </w:rPr>
              <w:t>C</w:t>
            </w:r>
            <w:r w:rsidRPr="002B64E7">
              <w:rPr>
                <w:rFonts w:ascii="Times New Roman" w:hAnsi="Times New Roman" w:cs="Times New Roman"/>
                <w:sz w:val="18"/>
                <w:szCs w:val="18"/>
                <w:vertAlign w:val="subscript"/>
              </w:rPr>
              <w:t>in</w:t>
            </w:r>
            <w:proofErr w:type="spellEnd"/>
          </w:p>
        </w:tc>
        <w:tc>
          <w:tcPr>
            <w:tcW w:w="1563" w:type="dxa"/>
          </w:tcPr>
          <w:p w14:paraId="4C741560" w14:textId="77777777" w:rsidR="00314181" w:rsidRPr="002B64E7" w:rsidRDefault="00314181" w:rsidP="005857B4">
            <w:pPr>
              <w:spacing w:after="120" w:line="480" w:lineRule="auto"/>
              <w:jc w:val="center"/>
              <w:rPr>
                <w:rFonts w:ascii="Times New Roman" w:hAnsi="Times New Roman" w:cs="Times New Roman"/>
                <w:sz w:val="18"/>
                <w:szCs w:val="18"/>
              </w:rPr>
            </w:pPr>
            <w:proofErr w:type="spellStart"/>
            <w:r w:rsidRPr="002B64E7">
              <w:rPr>
                <w:rFonts w:ascii="Times New Roman" w:hAnsi="Times New Roman" w:cs="Times New Roman"/>
                <w:sz w:val="18"/>
                <w:szCs w:val="18"/>
              </w:rPr>
              <w:t>C</w:t>
            </w:r>
            <w:r w:rsidRPr="002B64E7">
              <w:rPr>
                <w:rFonts w:ascii="Times New Roman" w:hAnsi="Times New Roman" w:cs="Times New Roman"/>
                <w:sz w:val="18"/>
                <w:szCs w:val="18"/>
                <w:vertAlign w:val="subscript"/>
              </w:rPr>
              <w:t>out</w:t>
            </w:r>
            <w:proofErr w:type="spellEnd"/>
          </w:p>
        </w:tc>
        <w:tc>
          <w:tcPr>
            <w:tcW w:w="1558" w:type="dxa"/>
          </w:tcPr>
          <w:p w14:paraId="1C64D1C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S</w:t>
            </w:r>
          </w:p>
        </w:tc>
      </w:tr>
      <w:tr w:rsidR="00314181" w:rsidRPr="002B64E7" w14:paraId="5A657E07" w14:textId="77777777" w:rsidTr="00813304">
        <w:trPr>
          <w:trHeight w:val="785"/>
        </w:trPr>
        <w:tc>
          <w:tcPr>
            <w:tcW w:w="1560" w:type="dxa"/>
          </w:tcPr>
          <w:p w14:paraId="1983F7F2"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9" w:type="dxa"/>
          </w:tcPr>
          <w:p w14:paraId="76CBB7E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0" w:type="dxa"/>
          </w:tcPr>
          <w:p w14:paraId="005C2E6F"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3" w:type="dxa"/>
          </w:tcPr>
          <w:p w14:paraId="6B6E0D4C"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8" w:type="dxa"/>
          </w:tcPr>
          <w:p w14:paraId="7801068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0323794E" w14:textId="77777777" w:rsidTr="00813304">
        <w:trPr>
          <w:trHeight w:val="785"/>
        </w:trPr>
        <w:tc>
          <w:tcPr>
            <w:tcW w:w="1560" w:type="dxa"/>
          </w:tcPr>
          <w:p w14:paraId="02A0C9E8"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9" w:type="dxa"/>
          </w:tcPr>
          <w:p w14:paraId="6D6E8A5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0" w:type="dxa"/>
          </w:tcPr>
          <w:p w14:paraId="44BD38B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3" w:type="dxa"/>
          </w:tcPr>
          <w:p w14:paraId="2A36B06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8" w:type="dxa"/>
          </w:tcPr>
          <w:p w14:paraId="0F1A6864"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r>
      <w:tr w:rsidR="00314181" w:rsidRPr="002B64E7" w14:paraId="5F06BE0A" w14:textId="77777777" w:rsidTr="00813304">
        <w:trPr>
          <w:trHeight w:val="785"/>
        </w:trPr>
        <w:tc>
          <w:tcPr>
            <w:tcW w:w="1560" w:type="dxa"/>
          </w:tcPr>
          <w:p w14:paraId="02F168ED"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9" w:type="dxa"/>
          </w:tcPr>
          <w:p w14:paraId="0252F970"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0" w:type="dxa"/>
          </w:tcPr>
          <w:p w14:paraId="4437DDAD"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3" w:type="dxa"/>
          </w:tcPr>
          <w:p w14:paraId="2E401D9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8" w:type="dxa"/>
          </w:tcPr>
          <w:p w14:paraId="6CBB0DA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r>
      <w:tr w:rsidR="00314181" w:rsidRPr="002B64E7" w14:paraId="3F7D113D" w14:textId="77777777" w:rsidTr="00813304">
        <w:trPr>
          <w:trHeight w:val="785"/>
        </w:trPr>
        <w:tc>
          <w:tcPr>
            <w:tcW w:w="1560" w:type="dxa"/>
          </w:tcPr>
          <w:p w14:paraId="20B57CD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9" w:type="dxa"/>
          </w:tcPr>
          <w:p w14:paraId="6D8343E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0" w:type="dxa"/>
          </w:tcPr>
          <w:p w14:paraId="5FD1FD04"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3" w:type="dxa"/>
          </w:tcPr>
          <w:p w14:paraId="15E47087"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8" w:type="dxa"/>
          </w:tcPr>
          <w:p w14:paraId="77BD97FF"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05FBB7EB" w14:textId="77777777" w:rsidTr="00813304">
        <w:trPr>
          <w:trHeight w:val="785"/>
        </w:trPr>
        <w:tc>
          <w:tcPr>
            <w:tcW w:w="1560" w:type="dxa"/>
          </w:tcPr>
          <w:p w14:paraId="3C0B37E3"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9" w:type="dxa"/>
          </w:tcPr>
          <w:p w14:paraId="156BDA6E"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0" w:type="dxa"/>
          </w:tcPr>
          <w:p w14:paraId="65A7751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3" w:type="dxa"/>
          </w:tcPr>
          <w:p w14:paraId="6442F57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8" w:type="dxa"/>
          </w:tcPr>
          <w:p w14:paraId="77D01D2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r>
      <w:tr w:rsidR="00314181" w:rsidRPr="002B64E7" w14:paraId="2A4332BC" w14:textId="77777777" w:rsidTr="00813304">
        <w:trPr>
          <w:trHeight w:val="785"/>
        </w:trPr>
        <w:tc>
          <w:tcPr>
            <w:tcW w:w="1560" w:type="dxa"/>
          </w:tcPr>
          <w:p w14:paraId="24CB55F7"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9" w:type="dxa"/>
          </w:tcPr>
          <w:p w14:paraId="27ADA2EC"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60" w:type="dxa"/>
          </w:tcPr>
          <w:p w14:paraId="4B50086F"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3" w:type="dxa"/>
          </w:tcPr>
          <w:p w14:paraId="586055DA"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8" w:type="dxa"/>
          </w:tcPr>
          <w:p w14:paraId="02CA69A3"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08A655F1" w14:textId="77777777" w:rsidTr="00813304">
        <w:trPr>
          <w:trHeight w:val="829"/>
        </w:trPr>
        <w:tc>
          <w:tcPr>
            <w:tcW w:w="1560" w:type="dxa"/>
          </w:tcPr>
          <w:p w14:paraId="6EFE29B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c>
          <w:tcPr>
            <w:tcW w:w="1559" w:type="dxa"/>
          </w:tcPr>
          <w:p w14:paraId="27926283"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0" w:type="dxa"/>
          </w:tcPr>
          <w:p w14:paraId="35DA1521"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3" w:type="dxa"/>
          </w:tcPr>
          <w:p w14:paraId="0A696F27"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8" w:type="dxa"/>
          </w:tcPr>
          <w:p w14:paraId="09D9EEAF"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0</w:t>
            </w:r>
          </w:p>
        </w:tc>
      </w:tr>
      <w:tr w:rsidR="00314181" w:rsidRPr="002B64E7" w14:paraId="69BD49A1" w14:textId="77777777" w:rsidTr="00813304">
        <w:trPr>
          <w:trHeight w:val="741"/>
        </w:trPr>
        <w:tc>
          <w:tcPr>
            <w:tcW w:w="1560" w:type="dxa"/>
          </w:tcPr>
          <w:p w14:paraId="703BB206"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9" w:type="dxa"/>
          </w:tcPr>
          <w:p w14:paraId="3D298837"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0" w:type="dxa"/>
          </w:tcPr>
          <w:p w14:paraId="7D5B7F84"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63" w:type="dxa"/>
          </w:tcPr>
          <w:p w14:paraId="3A37ED7B"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c>
          <w:tcPr>
            <w:tcW w:w="1558" w:type="dxa"/>
          </w:tcPr>
          <w:p w14:paraId="0E9E4B59" w14:textId="77777777" w:rsidR="00314181" w:rsidRPr="002B64E7" w:rsidRDefault="00314181" w:rsidP="005857B4">
            <w:pPr>
              <w:spacing w:after="120" w:line="480" w:lineRule="auto"/>
              <w:jc w:val="center"/>
              <w:rPr>
                <w:rFonts w:ascii="Times New Roman" w:hAnsi="Times New Roman" w:cs="Times New Roman"/>
                <w:sz w:val="18"/>
                <w:szCs w:val="18"/>
              </w:rPr>
            </w:pPr>
            <w:r w:rsidRPr="002B64E7">
              <w:rPr>
                <w:rFonts w:ascii="Times New Roman" w:hAnsi="Times New Roman" w:cs="Times New Roman"/>
                <w:sz w:val="18"/>
                <w:szCs w:val="18"/>
              </w:rPr>
              <w:t>1</w:t>
            </w:r>
          </w:p>
        </w:tc>
      </w:tr>
    </w:tbl>
    <w:p w14:paraId="1DBE9D73" w14:textId="77777777" w:rsidR="00314181" w:rsidRPr="00860E91" w:rsidRDefault="00314181" w:rsidP="005857B4">
      <w:pPr>
        <w:spacing w:after="120" w:line="480" w:lineRule="auto"/>
        <w:rPr>
          <w:rFonts w:ascii="Times New Roman" w:eastAsia="Times New Roman" w:hAnsi="Times New Roman" w:cs="Times New Roman"/>
          <w:sz w:val="24"/>
          <w:szCs w:val="24"/>
        </w:rPr>
      </w:pPr>
    </w:p>
    <w:p w14:paraId="146723ED" w14:textId="790DFBE1" w:rsidR="00813304" w:rsidRDefault="00813304" w:rsidP="005857B4">
      <w:pPr>
        <w:spacing w:after="120" w:line="480" w:lineRule="auto"/>
        <w:rPr>
          <w:ins w:id="286" w:author="LC02" w:date="2015-12-10T12:49:00Z"/>
          <w:rFonts w:ascii="Times New Roman" w:hAnsi="Times New Roman" w:cs="Times New Roman"/>
          <w:b/>
          <w:sz w:val="28"/>
          <w:szCs w:val="28"/>
        </w:rPr>
      </w:pPr>
    </w:p>
    <w:p w14:paraId="61F56AB3" w14:textId="77777777" w:rsidR="00C900CA" w:rsidRDefault="00C900CA" w:rsidP="005857B4">
      <w:pPr>
        <w:spacing w:after="120" w:line="480" w:lineRule="auto"/>
        <w:rPr>
          <w:ins w:id="287" w:author="LC02" w:date="2015-12-10T12:49:00Z"/>
          <w:rFonts w:ascii="Times New Roman" w:hAnsi="Times New Roman" w:cs="Times New Roman"/>
          <w:b/>
          <w:sz w:val="28"/>
          <w:szCs w:val="28"/>
        </w:rPr>
      </w:pPr>
    </w:p>
    <w:p w14:paraId="1F0B4E0A" w14:textId="77777777" w:rsidR="00C900CA" w:rsidRDefault="00C900CA" w:rsidP="005857B4">
      <w:pPr>
        <w:spacing w:after="120" w:line="480" w:lineRule="auto"/>
        <w:rPr>
          <w:ins w:id="288" w:author="LC02" w:date="2015-12-10T12:49:00Z"/>
          <w:rFonts w:ascii="Times New Roman" w:hAnsi="Times New Roman" w:cs="Times New Roman"/>
          <w:b/>
          <w:sz w:val="28"/>
          <w:szCs w:val="28"/>
        </w:rPr>
      </w:pPr>
    </w:p>
    <w:p w14:paraId="0FBD9686" w14:textId="77777777" w:rsidR="00C900CA" w:rsidRPr="00860E91" w:rsidRDefault="00C900CA" w:rsidP="005857B4">
      <w:pPr>
        <w:spacing w:after="120" w:line="480" w:lineRule="auto"/>
        <w:rPr>
          <w:rFonts w:ascii="Times New Roman" w:hAnsi="Times New Roman" w:cs="Times New Roman"/>
          <w:b/>
          <w:sz w:val="28"/>
          <w:szCs w:val="28"/>
        </w:rPr>
      </w:pPr>
    </w:p>
    <w:p w14:paraId="4E7149C1" w14:textId="42F2B480" w:rsidR="00314181" w:rsidRPr="00860E91" w:rsidRDefault="00AE33BC" w:rsidP="005857B4">
      <w:pPr>
        <w:pStyle w:val="ListParagraph"/>
        <w:keepNext/>
        <w:keepLines/>
        <w:numPr>
          <w:ilvl w:val="0"/>
          <w:numId w:val="29"/>
        </w:numPr>
        <w:spacing w:after="120" w:line="480" w:lineRule="auto"/>
        <w:jc w:val="center"/>
        <w:outlineLvl w:val="2"/>
        <w:rPr>
          <w:rFonts w:ascii="Times New Roman" w:eastAsiaTheme="majorEastAsia" w:hAnsi="Times New Roman" w:cs="Times New Roman"/>
          <w:sz w:val="24"/>
          <w:szCs w:val="24"/>
        </w:rPr>
      </w:pPr>
      <w:bookmarkStart w:id="289" w:name="_Toc436926852"/>
      <w:r w:rsidRPr="00860E91">
        <w:rPr>
          <w:rFonts w:ascii="Times New Roman" w:hAnsi="Times New Roman" w:cs="Times New Roman"/>
          <w:b/>
          <w:sz w:val="28"/>
          <w:szCs w:val="28"/>
        </w:rPr>
        <w:lastRenderedPageBreak/>
        <w:t>Multiplexer</w:t>
      </w:r>
      <w:bookmarkEnd w:id="289"/>
    </w:p>
    <w:p w14:paraId="6B27409C" w14:textId="0DC50CAA" w:rsidR="00314181" w:rsidRPr="00860E91" w:rsidRDefault="00314181" w:rsidP="005857B4">
      <w:pPr>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 xml:space="preserve">A multiplexer is a device that selects one of several analog or digital input signals and forwards the selected input into a single line. A multiplexer of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m:t>
            </m:r>
          </m:sup>
        </m:sSup>
      </m:oMath>
      <w:r w:rsidRPr="00860E91">
        <w:rPr>
          <w:rFonts w:ascii="Times New Roman" w:eastAsia="Times New Roman" w:hAnsi="Times New Roman" w:cs="Times New Roman"/>
          <w:sz w:val="24"/>
          <w:szCs w:val="24"/>
        </w:rPr>
        <w:t xml:space="preserve"> inputs has n select lines, which are used to select which input line to send to the output. Multiplexers are mainly used to increase the amount of data that can be sent over the network within a certain amount of time and bandwidth.</w:t>
      </w:r>
    </w:p>
    <w:p w14:paraId="5BE69628" w14:textId="0A6F0D65" w:rsidR="00314181" w:rsidRPr="00860E91" w:rsidRDefault="00314181" w:rsidP="005857B4">
      <w:pPr>
        <w:shd w:val="clear" w:color="auto" w:fill="FFFFFF"/>
        <w:spacing w:before="96"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 xml:space="preserve">An electronic multiplexer can be considered as a multiple-input, single-output switch. The schematic symbol for a multiplexer is an isosceles trapezoid with the longer parallel side containing the input pins and the short parallel side containing the output pin. </w:t>
      </w:r>
    </w:p>
    <w:p w14:paraId="381B758B" w14:textId="7FB79404" w:rsidR="00314181" w:rsidRPr="00860E91" w:rsidRDefault="0031418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In</w:t>
      </w:r>
      <w:r w:rsidRPr="00860E91">
        <w:rPr>
          <w:rStyle w:val="apple-converted-space"/>
          <w:rFonts w:ascii="Times New Roman" w:hAnsi="Times New Roman" w:cs="Times New Roman"/>
          <w:sz w:val="24"/>
          <w:szCs w:val="24"/>
        </w:rPr>
        <w:t> </w:t>
      </w:r>
      <w:r w:rsidRPr="00860E91">
        <w:rPr>
          <w:rFonts w:ascii="Times New Roman" w:hAnsi="Times New Roman" w:cs="Times New Roman"/>
          <w:sz w:val="24"/>
          <w:szCs w:val="24"/>
        </w:rPr>
        <w:t>digital circuit</w:t>
      </w:r>
      <w:r w:rsidRPr="00860E91">
        <w:rPr>
          <w:rStyle w:val="apple-converted-space"/>
          <w:rFonts w:ascii="Times New Roman" w:hAnsi="Times New Roman" w:cs="Times New Roman"/>
          <w:sz w:val="24"/>
          <w:szCs w:val="24"/>
        </w:rPr>
        <w:t> </w:t>
      </w:r>
      <w:r w:rsidRPr="00860E91">
        <w:rPr>
          <w:rFonts w:ascii="Times New Roman" w:hAnsi="Times New Roman" w:cs="Times New Roman"/>
          <w:sz w:val="24"/>
          <w:szCs w:val="24"/>
        </w:rPr>
        <w:t>design, the selector wires are of digital value. In the case of a 2-to-1 multiplexer, a logic value of 0 would connect</w:t>
      </w:r>
      <w:r w:rsidRPr="00860E91">
        <w:rPr>
          <w:rStyle w:val="apple-converted-space"/>
          <w:rFonts w:ascii="Times New Roman" w:hAnsi="Times New Roman" w:cs="Times New Roman"/>
          <w:sz w:val="24"/>
          <w:szCs w:val="24"/>
        </w:rPr>
        <w:t> A </w:t>
      </w:r>
      <w:r w:rsidRPr="00860E91">
        <w:rPr>
          <w:rFonts w:ascii="Times New Roman" w:hAnsi="Times New Roman" w:cs="Times New Roman"/>
          <w:sz w:val="24"/>
          <w:szCs w:val="24"/>
        </w:rPr>
        <w:t>to the output while a logic value of 1 would connect B to the output which can be seen in the below figure. In larger multiplexers, the number of selector pins is equal to</w:t>
      </w:r>
      <w:r w:rsidRPr="00860E91">
        <w:rPr>
          <w:rStyle w:val="apple-converted-space"/>
          <w:rFonts w:ascii="Times New Roman" w:hAnsi="Times New Roman" w:cs="Times New Roman"/>
          <w:sz w:val="24"/>
          <w:szCs w:val="24"/>
        </w:rPr>
        <w:t> </w:t>
      </w:r>
      <m:oMath>
        <m:func>
          <m:funcPr>
            <m:ctrlPr>
              <w:rPr>
                <w:rStyle w:val="apple-converted-space"/>
                <w:rFonts w:ascii="Cambria Math" w:hAnsi="Cambria Math" w:cs="Times New Roman"/>
                <w:i/>
                <w:sz w:val="24"/>
                <w:szCs w:val="24"/>
              </w:rPr>
            </m:ctrlPr>
          </m:funcPr>
          <m:fName>
            <m:sSub>
              <m:sSubPr>
                <m:ctrlPr>
                  <w:rPr>
                    <w:rStyle w:val="apple-converted-space"/>
                    <w:rFonts w:ascii="Cambria Math" w:hAnsi="Cambria Math" w:cs="Times New Roman"/>
                    <w:i/>
                    <w:sz w:val="24"/>
                    <w:szCs w:val="24"/>
                  </w:rPr>
                </m:ctrlPr>
              </m:sSubPr>
              <m:e>
                <m:r>
                  <m:rPr>
                    <m:sty m:val="p"/>
                  </m:rPr>
                  <w:rPr>
                    <w:rStyle w:val="apple-converted-space"/>
                    <w:rFonts w:ascii="Cambria Math" w:hAnsi="Cambria Math" w:cs="Times New Roman"/>
                    <w:sz w:val="24"/>
                    <w:szCs w:val="24"/>
                  </w:rPr>
                  <m:t>log</m:t>
                </m:r>
              </m:e>
              <m:sub>
                <m:r>
                  <w:rPr>
                    <w:rStyle w:val="apple-converted-space"/>
                    <w:rFonts w:ascii="Cambria Math" w:hAnsi="Cambria Math" w:cs="Times New Roman"/>
                    <w:sz w:val="24"/>
                    <w:szCs w:val="24"/>
                  </w:rPr>
                  <m:t>2</m:t>
                </m:r>
              </m:sub>
            </m:sSub>
          </m:fName>
          <m:e>
            <m:r>
              <w:rPr>
                <w:rStyle w:val="apple-converted-space"/>
                <w:rFonts w:ascii="Cambria Math" w:hAnsi="Cambria Math" w:cs="Times New Roman"/>
                <w:sz w:val="24"/>
                <w:szCs w:val="24"/>
              </w:rPr>
              <m:t>n</m:t>
            </m:r>
          </m:e>
        </m:func>
      </m:oMath>
      <w:r w:rsidRPr="00860E91">
        <w:rPr>
          <w:rFonts w:ascii="Times New Roman" w:hAnsi="Times New Roman" w:cs="Times New Roman"/>
          <w:sz w:val="24"/>
          <w:szCs w:val="24"/>
        </w:rPr>
        <w:t>where</w:t>
      </w:r>
      <w:r w:rsidRPr="00860E91">
        <w:rPr>
          <w:rStyle w:val="apple-converted-space"/>
          <w:rFonts w:ascii="Times New Roman" w:hAnsi="Times New Roman" w:cs="Times New Roman"/>
          <w:sz w:val="24"/>
          <w:szCs w:val="24"/>
        </w:rPr>
        <w:t> </w:t>
      </w:r>
      <w:r w:rsidRPr="00860E91">
        <w:rPr>
          <w:rFonts w:ascii="Times New Roman" w:hAnsi="Times New Roman" w:cs="Times New Roman"/>
          <w:b/>
          <w:noProof/>
          <w:sz w:val="24"/>
          <w:szCs w:val="24"/>
        </w:rPr>
        <w:t>n</w:t>
      </w:r>
      <w:r w:rsidRPr="00860E91">
        <w:rPr>
          <w:rStyle w:val="apple-converted-space"/>
          <w:rFonts w:ascii="Times New Roman" w:hAnsi="Times New Roman" w:cs="Times New Roman"/>
          <w:sz w:val="24"/>
          <w:szCs w:val="24"/>
        </w:rPr>
        <w:t> </w:t>
      </w:r>
      <w:r w:rsidRPr="00860E91">
        <w:rPr>
          <w:rFonts w:ascii="Times New Roman" w:hAnsi="Times New Roman" w:cs="Times New Roman"/>
          <w:sz w:val="24"/>
          <w:szCs w:val="24"/>
        </w:rPr>
        <w:t>is the number of inputs.</w:t>
      </w:r>
    </w:p>
    <w:p w14:paraId="172404C3" w14:textId="41796465" w:rsidR="00314181" w:rsidRPr="00860E91" w:rsidRDefault="00266FF4" w:rsidP="006A05BF">
      <w:pPr>
        <w:pStyle w:val="NormalWeb"/>
        <w:spacing w:line="480" w:lineRule="auto"/>
        <w:rPr>
          <w:noProof/>
        </w:rPr>
      </w:pPr>
      <w:r>
        <w:tab/>
      </w:r>
      <w:r w:rsidR="00314181" w:rsidRPr="00860E91">
        <w:t>The schematic in the figure below shows a 2:1 multiplexer where A</w:t>
      </w:r>
      <w:r w:rsidR="00314181" w:rsidRPr="00860E91">
        <w:rPr>
          <w:rStyle w:val="apple-converted-space"/>
        </w:rPr>
        <w:t> </w:t>
      </w:r>
      <w:r w:rsidR="00314181" w:rsidRPr="00860E91">
        <w:t>and B</w:t>
      </w:r>
      <w:r w:rsidR="00314181" w:rsidRPr="00860E91">
        <w:rPr>
          <w:rStyle w:val="apple-converted-space"/>
        </w:rPr>
        <w:t> are</w:t>
      </w:r>
      <w:r w:rsidR="00314181" w:rsidRPr="00860E91">
        <w:t xml:space="preserve"> the two inputs,</w:t>
      </w:r>
      <w:r w:rsidR="00314181" w:rsidRPr="00860E91">
        <w:rPr>
          <w:rStyle w:val="apple-converted-space"/>
        </w:rPr>
        <w:t> </w:t>
      </w:r>
      <w:r w:rsidR="00314181" w:rsidRPr="00860E91">
        <w:rPr>
          <w:noProof/>
        </w:rPr>
        <w:t>S</w:t>
      </w:r>
      <w:r w:rsidR="00314181" w:rsidRPr="00860E91">
        <w:rPr>
          <w:noProof/>
          <w:vertAlign w:val="subscript"/>
        </w:rPr>
        <w:t>0</w:t>
      </w:r>
      <w:r w:rsidR="00314181" w:rsidRPr="00860E91">
        <w:rPr>
          <w:rStyle w:val="apple-converted-space"/>
        </w:rPr>
        <w:t> </w:t>
      </w:r>
      <w:r w:rsidR="00314181" w:rsidRPr="00860E91">
        <w:t>is the selector input, and</w:t>
      </w:r>
      <w:r w:rsidR="00314181" w:rsidRPr="00860E91">
        <w:rPr>
          <w:rStyle w:val="apple-converted-space"/>
        </w:rPr>
        <w:t> </w:t>
      </w:r>
      <w:r w:rsidR="00314181" w:rsidRPr="00860E91">
        <w:rPr>
          <w:noProof/>
        </w:rPr>
        <w:t>Z</w:t>
      </w:r>
      <w:r w:rsidR="00314181" w:rsidRPr="00860E91">
        <w:rPr>
          <w:rStyle w:val="apple-converted-space"/>
        </w:rPr>
        <w:t> </w:t>
      </w:r>
      <w:r w:rsidR="00314181" w:rsidRPr="00860E91">
        <w:t>is the output. The select wire connects the desired input to the output.</w:t>
      </w:r>
      <w:r w:rsidR="00586641" w:rsidRPr="00860E91">
        <w:t xml:space="preserve"> </w:t>
      </w:r>
      <w:r w:rsidR="00314181" w:rsidRPr="00860E91">
        <w:t>A straightforward realization of this 2:1 multiplexer would need 2 AND gates, an OR gate, and a NOT gate.</w:t>
      </w:r>
      <w:r w:rsidRPr="00266FF4">
        <w:rPr>
          <w:rFonts w:eastAsiaTheme="minorEastAsia"/>
          <w:color w:val="000000" w:themeColor="text1"/>
          <w:kern w:val="24"/>
          <w:sz w:val="36"/>
          <w:szCs w:val="36"/>
        </w:rPr>
        <w:t xml:space="preserve"> </w:t>
      </w:r>
      <w:r w:rsidR="00563F45" w:rsidRPr="00266FF4">
        <w:t xml:space="preserve">The Boolean expression for a 2:1 mux is given as </w:t>
      </w:r>
      <w:r w:rsidRPr="00266FF4">
        <w:rPr>
          <w:b/>
          <w:bCs/>
        </w:rPr>
        <w:t>(\S</w:t>
      </w:r>
      <w:r w:rsidRPr="00266FF4">
        <w:rPr>
          <w:b/>
          <w:bCs/>
          <w:vertAlign w:val="subscript"/>
        </w:rPr>
        <w:t>0</w:t>
      </w:r>
      <w:r w:rsidRPr="00266FF4">
        <w:rPr>
          <w:b/>
          <w:bCs/>
        </w:rPr>
        <w:t>∙A+ S</w:t>
      </w:r>
      <w:r w:rsidRPr="00266FF4">
        <w:rPr>
          <w:b/>
          <w:bCs/>
          <w:vertAlign w:val="subscript"/>
        </w:rPr>
        <w:t>0</w:t>
      </w:r>
      <w:r w:rsidRPr="00266FF4">
        <w:rPr>
          <w:b/>
          <w:bCs/>
        </w:rPr>
        <w:t xml:space="preserve"> ∙ B)</w:t>
      </w:r>
      <w:r w:rsidRPr="00266FF4">
        <w:t>.</w:t>
      </w:r>
      <w:r>
        <w:t xml:space="preserve"> </w:t>
      </w:r>
    </w:p>
    <w:p w14:paraId="5BD76808" w14:textId="77777777" w:rsidR="00314181" w:rsidRPr="00860E91" w:rsidRDefault="00314181" w:rsidP="005857B4">
      <w:pPr>
        <w:spacing w:after="120" w:line="480" w:lineRule="auto"/>
        <w:jc w:val="center"/>
        <w:rPr>
          <w:rFonts w:ascii="Times New Roman" w:eastAsia="Times New Roman" w:hAnsi="Times New Roman" w:cs="Times New Roman"/>
          <w:sz w:val="24"/>
          <w:szCs w:val="24"/>
        </w:rPr>
      </w:pPr>
      <w:r w:rsidRPr="00860E91">
        <w:rPr>
          <w:rFonts w:ascii="Times New Roman" w:hAnsi="Times New Roman" w:cs="Times New Roman"/>
          <w:noProof/>
          <w:sz w:val="24"/>
          <w:szCs w:val="24"/>
        </w:rPr>
        <w:lastRenderedPageBreak/>
        <w:drawing>
          <wp:inline distT="0" distB="0" distL="0" distR="0" wp14:anchorId="4B0DE368" wp14:editId="406633DE">
            <wp:extent cx="1619293" cy="1001864"/>
            <wp:effectExtent l="0" t="0" r="0" b="8255"/>
            <wp:docPr id="15" name="Picture 43" descr="http://upload.wikimedia.org/wikipedia/commons/thumb/3/39/Multiplexer_2-to-1.svg/350px-Multiplexer_2-to-1.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3/39/Multiplexer_2-to-1.svg/350px-Multiplexer_2-to-1.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5226" cy="1005535"/>
                    </a:xfrm>
                    <a:prstGeom prst="rect">
                      <a:avLst/>
                    </a:prstGeom>
                    <a:noFill/>
                    <a:ln>
                      <a:noFill/>
                    </a:ln>
                  </pic:spPr>
                </pic:pic>
              </a:graphicData>
            </a:graphic>
          </wp:inline>
        </w:drawing>
      </w:r>
    </w:p>
    <w:p w14:paraId="43CE9436" w14:textId="6788C76D"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290" w:name="_Toc435746290"/>
      <w:bookmarkStart w:id="291" w:name="_Toc436136169"/>
      <w:bookmarkStart w:id="292" w:name="_Toc436220575"/>
      <w:bookmarkStart w:id="293" w:name="_Toc436383532"/>
      <w:bookmarkStart w:id="294" w:name="_Toc436657326"/>
      <w:bookmarkStart w:id="295" w:name="_Toc436926853"/>
      <w:r w:rsidRPr="00860E91">
        <w:rPr>
          <w:rFonts w:ascii="Times New Roman" w:hAnsi="Times New Roman" w:cs="Times New Roman"/>
          <w:bCs/>
          <w:sz w:val="24"/>
          <w:szCs w:val="24"/>
        </w:rPr>
        <w:t xml:space="preserve">Figure 3.1: </w:t>
      </w:r>
      <w:r w:rsidRPr="00860E91">
        <w:rPr>
          <w:rFonts w:ascii="Times New Roman" w:hAnsi="Times New Roman" w:cs="Times New Roman"/>
          <w:sz w:val="24"/>
          <w:szCs w:val="24"/>
        </w:rPr>
        <w:t>2:</w:t>
      </w:r>
      <w:r w:rsidR="00400B61" w:rsidRPr="00860E91">
        <w:rPr>
          <w:rFonts w:ascii="Times New Roman" w:hAnsi="Times New Roman" w:cs="Times New Roman"/>
          <w:sz w:val="24"/>
          <w:szCs w:val="24"/>
        </w:rPr>
        <w:t>1 mux</w:t>
      </w:r>
      <w:bookmarkEnd w:id="290"/>
      <w:bookmarkEnd w:id="291"/>
      <w:bookmarkEnd w:id="292"/>
      <w:bookmarkEnd w:id="293"/>
      <w:bookmarkEnd w:id="294"/>
      <w:bookmarkEnd w:id="295"/>
    </w:p>
    <w:p w14:paraId="6718AA11" w14:textId="27B10ACE" w:rsidR="00314181" w:rsidRPr="00860E91" w:rsidRDefault="00314181" w:rsidP="005857B4">
      <w:pPr>
        <w:pStyle w:val="NormalWeb"/>
        <w:shd w:val="clear" w:color="auto" w:fill="FFFFFF"/>
        <w:spacing w:before="0" w:beforeAutospacing="0" w:after="120" w:afterAutospacing="0" w:line="480" w:lineRule="auto"/>
        <w:ind w:firstLine="418"/>
      </w:pPr>
      <w:r w:rsidRPr="00860E91">
        <w:t>Larger multiplexers are also common and, as stated above, require</w:t>
      </w:r>
      <w:r w:rsidR="00E94A40" w:rsidRPr="00860E91">
        <w:t xml:space="preserve"> </w:t>
      </w:r>
      <m:oMath>
        <m:func>
          <m:funcPr>
            <m:ctrlPr>
              <w:rPr>
                <w:rStyle w:val="apple-converted-space"/>
                <w:rFonts w:ascii="Cambria Math" w:eastAsiaTheme="minorHAnsi" w:hAnsi="Cambria Math"/>
                <w:i/>
              </w:rPr>
            </m:ctrlPr>
          </m:funcPr>
          <m:fName>
            <m:sSub>
              <m:sSubPr>
                <m:ctrlPr>
                  <w:rPr>
                    <w:rStyle w:val="apple-converted-space"/>
                    <w:rFonts w:ascii="Cambria Math" w:eastAsiaTheme="minorHAnsi" w:hAnsi="Cambria Math"/>
                    <w:i/>
                  </w:rPr>
                </m:ctrlPr>
              </m:sSubPr>
              <m:e>
                <m:r>
                  <m:rPr>
                    <m:sty m:val="p"/>
                  </m:rPr>
                  <w:rPr>
                    <w:rStyle w:val="apple-converted-space"/>
                    <w:rFonts w:ascii="Cambria Math" w:eastAsiaTheme="minorHAnsi" w:hAnsi="Cambria Math"/>
                  </w:rPr>
                  <m:t>log</m:t>
                </m:r>
              </m:e>
              <m:sub>
                <m:r>
                  <w:rPr>
                    <w:rStyle w:val="apple-converted-space"/>
                    <w:rFonts w:ascii="Cambria Math" w:hAnsi="Cambria Math"/>
                  </w:rPr>
                  <m:t>2</m:t>
                </m:r>
              </m:sub>
            </m:sSub>
          </m:fName>
          <m:e>
            <m:r>
              <w:rPr>
                <w:rStyle w:val="apple-converted-space"/>
                <w:rFonts w:ascii="Cambria Math" w:hAnsi="Cambria Math"/>
              </w:rPr>
              <m:t>n</m:t>
            </m:r>
          </m:e>
        </m:func>
      </m:oMath>
      <w:r w:rsidRPr="00860E91">
        <w:rPr>
          <w:rStyle w:val="apple-converted-space"/>
        </w:rPr>
        <w:t> </w:t>
      </w:r>
      <w:r w:rsidRPr="00860E91">
        <w:t>selector pins for</w:t>
      </w:r>
      <w:r w:rsidRPr="00860E91">
        <w:rPr>
          <w:rStyle w:val="apple-converted-space"/>
        </w:rPr>
        <w:t> </w:t>
      </w:r>
      <w:r w:rsidRPr="00860E91">
        <w:rPr>
          <w:b/>
          <w:noProof/>
        </w:rPr>
        <w:t>n</w:t>
      </w:r>
      <w:r w:rsidRPr="00860E91">
        <w:rPr>
          <w:rStyle w:val="apple-converted-space"/>
        </w:rPr>
        <w:t> </w:t>
      </w:r>
      <w:r w:rsidRPr="00860E91">
        <w:t>inputs. Other common sizes are 4:1, 8:1, and 16:1. Since digital logic uses binary values, powers of 2 are used (4, 8, and 16) to control a number of inputs for the given number of selector inputs.</w:t>
      </w:r>
    </w:p>
    <w:p w14:paraId="37AE875B" w14:textId="49F77FFB" w:rsidR="00314181" w:rsidRPr="00860E91" w:rsidRDefault="00314181" w:rsidP="005857B4">
      <w:pPr>
        <w:pStyle w:val="NormalWeb"/>
        <w:shd w:val="clear" w:color="auto" w:fill="FFFFFF"/>
        <w:spacing w:before="0" w:beforeAutospacing="0" w:after="120" w:afterAutospacing="0" w:line="480" w:lineRule="auto"/>
        <w:ind w:firstLine="418"/>
      </w:pPr>
      <w:r w:rsidRPr="00860E91">
        <w:t>The schematic in the figure below shows a 4:1 multiplexer where A</w:t>
      </w:r>
      <w:r w:rsidRPr="00860E91">
        <w:rPr>
          <w:rStyle w:val="apple-converted-space"/>
        </w:rPr>
        <w:t> </w:t>
      </w:r>
      <w:r w:rsidRPr="00860E91">
        <w:t>and B</w:t>
      </w:r>
      <w:r w:rsidRPr="00860E91">
        <w:rPr>
          <w:rStyle w:val="apple-converted-space"/>
        </w:rPr>
        <w:t> are</w:t>
      </w:r>
      <w:r w:rsidRPr="00860E91">
        <w:t xml:space="preserve"> the two inputs,</w:t>
      </w:r>
      <w:r w:rsidRPr="00860E91">
        <w:rPr>
          <w:rStyle w:val="apple-converted-space"/>
        </w:rPr>
        <w:t> </w:t>
      </w:r>
      <w:r w:rsidRPr="00860E91">
        <w:rPr>
          <w:noProof/>
        </w:rPr>
        <w:t>S0 and S1</w:t>
      </w:r>
      <w:r w:rsidRPr="00860E91">
        <w:rPr>
          <w:rStyle w:val="apple-converted-space"/>
        </w:rPr>
        <w:t> </w:t>
      </w:r>
      <w:r w:rsidRPr="00860E91">
        <w:t>are the selector inputs, and</w:t>
      </w:r>
      <w:r w:rsidRPr="00860E91">
        <w:rPr>
          <w:rStyle w:val="apple-converted-space"/>
        </w:rPr>
        <w:t> </w:t>
      </w:r>
      <w:r w:rsidRPr="00860E91">
        <w:rPr>
          <w:noProof/>
        </w:rPr>
        <w:t>Z</w:t>
      </w:r>
      <w:r w:rsidRPr="00860E91">
        <w:rPr>
          <w:rStyle w:val="apple-converted-space"/>
        </w:rPr>
        <w:t> </w:t>
      </w:r>
      <w:r w:rsidRPr="00860E91">
        <w:t>is the output. The select wire connects the desired input to the output.</w:t>
      </w:r>
    </w:p>
    <w:p w14:paraId="3D8B9011" w14:textId="77777777" w:rsidR="00314181" w:rsidRPr="00860E91" w:rsidRDefault="00314181" w:rsidP="005857B4">
      <w:pPr>
        <w:shd w:val="clear" w:color="auto" w:fill="FFFFFF"/>
        <w:spacing w:after="120" w:line="480" w:lineRule="auto"/>
        <w:ind w:left="414" w:right="30"/>
        <w:jc w:val="center"/>
        <w:rPr>
          <w:rFonts w:ascii="Times New Roman" w:hAnsi="Times New Roman" w:cs="Times New Roman"/>
          <w:sz w:val="24"/>
          <w:szCs w:val="24"/>
        </w:rPr>
      </w:pPr>
      <w:r w:rsidRPr="00860E91">
        <w:rPr>
          <w:rFonts w:ascii="Times New Roman" w:hAnsi="Times New Roman" w:cs="Times New Roman"/>
          <w:noProof/>
          <w:sz w:val="24"/>
          <w:szCs w:val="24"/>
        </w:rPr>
        <w:drawing>
          <wp:inline distT="0" distB="0" distL="0" distR="0" wp14:anchorId="39FDE196" wp14:editId="7747692E">
            <wp:extent cx="1541771" cy="1009815"/>
            <wp:effectExtent l="0" t="0" r="1905" b="0"/>
            <wp:docPr id="18" name="Picture 31" descr="http://upload.wikimedia.org/wikipedia/commons/thumb/7/75/Multiplexer_4-to-1.svg/120px-Multiplexer_4-to-1.sv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upload.wikimedia.org/wikipedia/commons/thumb/7/75/Multiplexer_4-to-1.svg/120px-Multiplexer_4-to-1.sv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5177" cy="1012046"/>
                    </a:xfrm>
                    <a:prstGeom prst="rect">
                      <a:avLst/>
                    </a:prstGeom>
                    <a:noFill/>
                    <a:ln>
                      <a:noFill/>
                    </a:ln>
                  </pic:spPr>
                </pic:pic>
              </a:graphicData>
            </a:graphic>
          </wp:inline>
        </w:drawing>
      </w:r>
    </w:p>
    <w:p w14:paraId="2E22A622" w14:textId="2913079B"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296" w:name="_Toc435746291"/>
      <w:bookmarkStart w:id="297" w:name="_Toc436136170"/>
      <w:bookmarkStart w:id="298" w:name="_Toc436220576"/>
      <w:bookmarkStart w:id="299" w:name="_Toc436383533"/>
      <w:bookmarkStart w:id="300" w:name="_Toc436657327"/>
      <w:bookmarkStart w:id="301" w:name="_Toc436926854"/>
      <w:r w:rsidRPr="00860E91">
        <w:rPr>
          <w:rFonts w:ascii="Times New Roman" w:hAnsi="Times New Roman" w:cs="Times New Roman"/>
          <w:bCs/>
          <w:sz w:val="24"/>
          <w:szCs w:val="24"/>
        </w:rPr>
        <w:t xml:space="preserve">Figure 3.2: </w:t>
      </w:r>
      <w:r w:rsidRPr="00860E91">
        <w:rPr>
          <w:rFonts w:ascii="Times New Roman" w:hAnsi="Times New Roman" w:cs="Times New Roman"/>
          <w:sz w:val="24"/>
          <w:szCs w:val="24"/>
        </w:rPr>
        <w:t>4:1 mux</w:t>
      </w:r>
      <w:bookmarkEnd w:id="296"/>
      <w:bookmarkEnd w:id="297"/>
      <w:bookmarkEnd w:id="298"/>
      <w:bookmarkEnd w:id="299"/>
      <w:bookmarkEnd w:id="300"/>
      <w:bookmarkEnd w:id="301"/>
    </w:p>
    <w:p w14:paraId="4DA30EB1" w14:textId="77777777" w:rsidR="0079109F" w:rsidRPr="00860E91" w:rsidRDefault="0079109F" w:rsidP="005857B4">
      <w:pPr>
        <w:pStyle w:val="NormalWeb"/>
        <w:shd w:val="clear" w:color="auto" w:fill="FFFFFF"/>
        <w:spacing w:before="96" w:beforeAutospacing="0" w:after="120" w:afterAutospacing="0" w:line="480" w:lineRule="auto"/>
        <w:ind w:left="414" w:right="30"/>
        <w:jc w:val="center"/>
        <w:textAlignment w:val="top"/>
      </w:pPr>
    </w:p>
    <w:p w14:paraId="32A6BE01" w14:textId="77777777" w:rsidR="00400B61" w:rsidRPr="00860E91" w:rsidRDefault="00400B61" w:rsidP="005857B4">
      <w:pPr>
        <w:spacing w:after="120" w:line="480" w:lineRule="auto"/>
        <w:rPr>
          <w:rFonts w:ascii="Times New Roman" w:eastAsia="Times New Roman" w:hAnsi="Times New Roman" w:cs="Times New Roman"/>
          <w:sz w:val="24"/>
          <w:szCs w:val="24"/>
          <w:u w:val="single"/>
        </w:rPr>
      </w:pPr>
    </w:p>
    <w:p w14:paraId="0463CA39" w14:textId="2F13D3A0" w:rsidR="004337D7" w:rsidRPr="00860E91" w:rsidRDefault="001E3AA2" w:rsidP="005857B4">
      <w:pPr>
        <w:keepNext/>
        <w:keepLines/>
        <w:spacing w:after="120" w:line="480" w:lineRule="auto"/>
        <w:jc w:val="center"/>
        <w:outlineLvl w:val="2"/>
        <w:rPr>
          <w:rFonts w:ascii="Times New Roman" w:eastAsiaTheme="majorEastAsia" w:hAnsi="Times New Roman" w:cs="Times New Roman"/>
          <w:sz w:val="24"/>
          <w:szCs w:val="24"/>
        </w:rPr>
      </w:pPr>
      <w:bookmarkStart w:id="302" w:name="_Toc436926855"/>
      <w:r w:rsidRPr="00860E91">
        <w:rPr>
          <w:rFonts w:ascii="Times New Roman" w:hAnsi="Times New Roman" w:cs="Times New Roman"/>
          <w:b/>
          <w:sz w:val="28"/>
          <w:szCs w:val="28"/>
        </w:rPr>
        <w:lastRenderedPageBreak/>
        <w:t>4</w:t>
      </w:r>
      <w:r w:rsidR="00A942FF" w:rsidRPr="00860E91">
        <w:rPr>
          <w:rFonts w:ascii="Times New Roman" w:eastAsia="Times New Roman" w:hAnsi="Times New Roman" w:cs="Times New Roman"/>
          <w:b/>
          <w:sz w:val="28"/>
          <w:szCs w:val="28"/>
        </w:rPr>
        <w:t xml:space="preserve">. </w:t>
      </w:r>
      <w:r w:rsidRPr="00860E91">
        <w:rPr>
          <w:rFonts w:ascii="Times New Roman" w:eastAsia="Times New Roman" w:hAnsi="Times New Roman" w:cs="Times New Roman"/>
          <w:b/>
          <w:sz w:val="28"/>
          <w:szCs w:val="28"/>
        </w:rPr>
        <w:t>Design and Simulation</w:t>
      </w:r>
      <w:r w:rsidRPr="00860E91">
        <w:rPr>
          <w:rFonts w:ascii="Times New Roman" w:hAnsi="Times New Roman" w:cs="Times New Roman"/>
          <w:b/>
          <w:sz w:val="28"/>
          <w:szCs w:val="28"/>
        </w:rPr>
        <w:t xml:space="preserve"> of SQRT CSLA in VCS Simulator</w:t>
      </w:r>
      <w:bookmarkEnd w:id="302"/>
    </w:p>
    <w:p w14:paraId="1EF35540" w14:textId="633D8C5C" w:rsidR="001E3AA2" w:rsidRPr="00860E91" w:rsidRDefault="00A942FF" w:rsidP="005857B4">
      <w:pPr>
        <w:keepNext/>
        <w:keepLines/>
        <w:spacing w:after="120" w:line="480" w:lineRule="auto"/>
        <w:outlineLvl w:val="2"/>
        <w:rPr>
          <w:rFonts w:ascii="Times New Roman" w:eastAsiaTheme="majorEastAsia" w:hAnsi="Times New Roman" w:cs="Times New Roman"/>
          <w:sz w:val="24"/>
          <w:szCs w:val="24"/>
        </w:rPr>
      </w:pPr>
      <w:bookmarkStart w:id="303" w:name="_Toc436926856"/>
      <w:r w:rsidRPr="00860E91">
        <w:rPr>
          <w:rFonts w:ascii="Times New Roman" w:hAnsi="Times New Roman" w:cs="Times New Roman"/>
          <w:b/>
          <w:sz w:val="24"/>
          <w:szCs w:val="24"/>
        </w:rPr>
        <w:t xml:space="preserve">4.1. </w:t>
      </w:r>
      <w:r w:rsidR="001E3AA2" w:rsidRPr="00860E91">
        <w:rPr>
          <w:rFonts w:ascii="Times New Roman" w:hAnsi="Times New Roman" w:cs="Times New Roman"/>
          <w:b/>
          <w:sz w:val="24"/>
          <w:szCs w:val="24"/>
        </w:rPr>
        <w:t>Implementation of SQRT CSLA in VCS Simulator</w:t>
      </w:r>
      <w:bookmarkEnd w:id="303"/>
    </w:p>
    <w:p w14:paraId="4A7D5249" w14:textId="6B65ACD4" w:rsidR="00314181" w:rsidRPr="00860E91" w:rsidRDefault="004C0CA8" w:rsidP="004C0CA8">
      <w:pPr>
        <w:spacing w:after="120" w:line="480" w:lineRule="auto"/>
        <w:rPr>
          <w:rFonts w:ascii="Times New Roman" w:hAnsi="Times New Roman" w:cs="Times New Roman"/>
          <w:sz w:val="24"/>
          <w:szCs w:val="24"/>
          <w:u w:val="single"/>
        </w:rPr>
      </w:pPr>
      <w:r>
        <w:rPr>
          <w:noProof/>
        </w:rPr>
        <w:drawing>
          <wp:inline distT="0" distB="0" distL="0" distR="0" wp14:anchorId="7F7F5CB0" wp14:editId="3A0EF8A5">
            <wp:extent cx="5349892" cy="49720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682" cy="4974643"/>
                    </a:xfrm>
                    <a:prstGeom prst="rect">
                      <a:avLst/>
                    </a:prstGeom>
                    <a:noFill/>
                    <a:ln>
                      <a:noFill/>
                    </a:ln>
                  </pic:spPr>
                </pic:pic>
              </a:graphicData>
            </a:graphic>
          </wp:inline>
        </w:drawing>
      </w:r>
    </w:p>
    <w:p w14:paraId="2AEF5BFE" w14:textId="7E14DA53" w:rsidR="00314181" w:rsidRPr="00EF4CCB" w:rsidRDefault="001E3AA2" w:rsidP="005857B4">
      <w:pPr>
        <w:keepNext/>
        <w:keepLines/>
        <w:spacing w:after="120" w:line="480" w:lineRule="auto"/>
        <w:jc w:val="center"/>
        <w:outlineLvl w:val="2"/>
        <w:rPr>
          <w:rFonts w:ascii="Times New Roman" w:eastAsiaTheme="majorEastAsia" w:hAnsi="Times New Roman" w:cs="Times New Roman"/>
          <w:sz w:val="24"/>
          <w:szCs w:val="24"/>
        </w:rPr>
      </w:pPr>
      <w:bookmarkStart w:id="304" w:name="_Toc435746294"/>
      <w:bookmarkStart w:id="305" w:name="_Toc436136173"/>
      <w:bookmarkStart w:id="306" w:name="_Toc436220579"/>
      <w:bookmarkStart w:id="307" w:name="_Toc436383536"/>
      <w:bookmarkStart w:id="308" w:name="_Toc436657330"/>
      <w:bookmarkStart w:id="309" w:name="_Toc436926857"/>
      <w:r w:rsidRPr="00860E91">
        <w:rPr>
          <w:rFonts w:ascii="Times New Roman" w:hAnsi="Times New Roman" w:cs="Times New Roman"/>
          <w:sz w:val="24"/>
          <w:szCs w:val="24"/>
        </w:rPr>
        <w:t>Figure 4.1: Implementation of SQRT CSLA in VCS Simulator</w:t>
      </w:r>
      <w:bookmarkEnd w:id="304"/>
      <w:bookmarkEnd w:id="305"/>
      <w:bookmarkEnd w:id="306"/>
      <w:bookmarkEnd w:id="307"/>
      <w:bookmarkEnd w:id="308"/>
      <w:bookmarkEnd w:id="309"/>
    </w:p>
    <w:p w14:paraId="6AD76F46" w14:textId="13B183C9" w:rsidR="002C11A1" w:rsidRPr="00860E91" w:rsidRDefault="002C11A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 xml:space="preserve">VCS is a </w:t>
      </w:r>
      <w:r w:rsidR="0002635D">
        <w:rPr>
          <w:rFonts w:ascii="Times New Roman" w:hAnsi="Times New Roman" w:cs="Times New Roman"/>
          <w:sz w:val="24"/>
          <w:szCs w:val="24"/>
        </w:rPr>
        <w:t xml:space="preserve">high performance high capacity </w:t>
      </w:r>
      <w:proofErr w:type="spellStart"/>
      <w:r w:rsidR="0002635D">
        <w:rPr>
          <w:rFonts w:ascii="Times New Roman" w:hAnsi="Times New Roman" w:cs="Times New Roman"/>
          <w:sz w:val="24"/>
          <w:szCs w:val="24"/>
        </w:rPr>
        <w:t>v</w:t>
      </w:r>
      <w:r w:rsidR="00314181" w:rsidRPr="00860E91">
        <w:rPr>
          <w:rFonts w:ascii="Times New Roman" w:hAnsi="Times New Roman" w:cs="Times New Roman"/>
          <w:sz w:val="24"/>
          <w:szCs w:val="24"/>
        </w:rPr>
        <w:t>erilog</w:t>
      </w:r>
      <w:proofErr w:type="spellEnd"/>
      <w:r w:rsidR="00314181" w:rsidRPr="00860E91">
        <w:rPr>
          <w:rFonts w:ascii="Times New Roman" w:hAnsi="Times New Roman" w:cs="Times New Roman"/>
          <w:sz w:val="24"/>
          <w:szCs w:val="24"/>
        </w:rPr>
        <w:t xml:space="preserve"> simulator that is used for high level verification. It enables </w:t>
      </w:r>
      <w:r w:rsidR="0002635D">
        <w:rPr>
          <w:rFonts w:ascii="Times New Roman" w:hAnsi="Times New Roman" w:cs="Times New Roman"/>
          <w:sz w:val="24"/>
          <w:szCs w:val="24"/>
        </w:rPr>
        <w:t xml:space="preserve">a user to compile and simulate </w:t>
      </w:r>
      <w:proofErr w:type="spellStart"/>
      <w:r w:rsidR="0002635D">
        <w:rPr>
          <w:rFonts w:ascii="Times New Roman" w:hAnsi="Times New Roman" w:cs="Times New Roman"/>
          <w:sz w:val="24"/>
          <w:szCs w:val="24"/>
        </w:rPr>
        <w:t>v</w:t>
      </w:r>
      <w:r w:rsidR="00314181" w:rsidRPr="00860E91">
        <w:rPr>
          <w:rFonts w:ascii="Times New Roman" w:hAnsi="Times New Roman" w:cs="Times New Roman"/>
          <w:sz w:val="24"/>
          <w:szCs w:val="24"/>
        </w:rPr>
        <w:t>erilog</w:t>
      </w:r>
      <w:proofErr w:type="spellEnd"/>
      <w:r w:rsidR="00314181" w:rsidRPr="00860E91">
        <w:rPr>
          <w:rFonts w:ascii="Times New Roman" w:hAnsi="Times New Roman" w:cs="Times New Roman"/>
          <w:sz w:val="24"/>
          <w:szCs w:val="24"/>
        </w:rPr>
        <w:t xml:space="preserve"> design. The design can be debugged and validated with the simulations. The simulated result can be viewed </w:t>
      </w:r>
      <w:r w:rsidR="00314181" w:rsidRPr="00860E91">
        <w:rPr>
          <w:rFonts w:ascii="Times New Roman" w:hAnsi="Times New Roman" w:cs="Times New Roman"/>
          <w:sz w:val="24"/>
          <w:szCs w:val="24"/>
        </w:rPr>
        <w:lastRenderedPageBreak/>
        <w:t>from the features provided by this tool. VCS supports all levels of design descriptions, VCS is integrated with many third party tools like the test bench tools.</w:t>
      </w:r>
    </w:p>
    <w:p w14:paraId="59058643" w14:textId="0715B142" w:rsidR="00314181" w:rsidRPr="00860E91" w:rsidRDefault="002C11A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VCS is used to compile and simulate the design. It builds</w:t>
      </w:r>
      <w:r w:rsidR="0002635D">
        <w:rPr>
          <w:rFonts w:ascii="Times New Roman" w:hAnsi="Times New Roman" w:cs="Times New Roman"/>
          <w:sz w:val="24"/>
          <w:szCs w:val="24"/>
        </w:rPr>
        <w:t xml:space="preserve"> the schematic from the imported </w:t>
      </w:r>
      <w:proofErr w:type="spellStart"/>
      <w:r w:rsidR="0002635D">
        <w:rPr>
          <w:rFonts w:ascii="Times New Roman" w:hAnsi="Times New Roman" w:cs="Times New Roman"/>
          <w:sz w:val="24"/>
          <w:szCs w:val="24"/>
        </w:rPr>
        <w:t>v</w:t>
      </w:r>
      <w:r w:rsidR="00314181" w:rsidRPr="00860E91">
        <w:rPr>
          <w:rFonts w:ascii="Times New Roman" w:hAnsi="Times New Roman" w:cs="Times New Roman"/>
          <w:sz w:val="24"/>
          <w:szCs w:val="24"/>
        </w:rPr>
        <w:t>erilog</w:t>
      </w:r>
      <w:proofErr w:type="spellEnd"/>
      <w:r w:rsidR="00314181" w:rsidRPr="00860E91">
        <w:rPr>
          <w:rFonts w:ascii="Times New Roman" w:hAnsi="Times New Roman" w:cs="Times New Roman"/>
          <w:sz w:val="24"/>
          <w:szCs w:val="24"/>
        </w:rPr>
        <w:t xml:space="preserve"> code when the code is run. After the code is synthesized with no errors we can view the waveforms by selecting the option add to waves and new wave form view. Selecting the inputs and outputs and running the wave for certain amount of simulation time in seconds will display some waves. We can view the outputs of the waveforms by setting the Radix to ASCII, Binary, Octal, Decimal and Hexadecimal form. If we don’t have a test bench we can just use the Force option and set the input values and based upon the output values we can check the design functionality is exactly as expected.</w:t>
      </w:r>
    </w:p>
    <w:p w14:paraId="43FCA2AA" w14:textId="065D3230" w:rsidR="00314181" w:rsidRPr="00860E91" w:rsidRDefault="00A942FF" w:rsidP="005857B4">
      <w:pPr>
        <w:keepNext/>
        <w:keepLines/>
        <w:spacing w:after="120" w:line="480" w:lineRule="auto"/>
        <w:ind w:firstLine="720"/>
        <w:outlineLvl w:val="2"/>
        <w:rPr>
          <w:rFonts w:ascii="Times New Roman" w:eastAsiaTheme="majorEastAsia" w:hAnsi="Times New Roman" w:cs="Times New Roman"/>
          <w:sz w:val="24"/>
          <w:szCs w:val="24"/>
        </w:rPr>
      </w:pPr>
      <w:bookmarkStart w:id="310" w:name="_Toc436926858"/>
      <w:r w:rsidRPr="00860E91">
        <w:rPr>
          <w:rFonts w:ascii="Times New Roman" w:hAnsi="Times New Roman" w:cs="Times New Roman"/>
          <w:b/>
          <w:sz w:val="24"/>
          <w:szCs w:val="24"/>
        </w:rPr>
        <w:t xml:space="preserve">4.1.1. </w:t>
      </w:r>
      <w:r w:rsidR="004D496D">
        <w:rPr>
          <w:rFonts w:ascii="Times New Roman" w:hAnsi="Times New Roman" w:cs="Times New Roman"/>
          <w:b/>
          <w:sz w:val="24"/>
          <w:szCs w:val="24"/>
        </w:rPr>
        <w:t>design c</w:t>
      </w:r>
      <w:r w:rsidR="00314181" w:rsidRPr="00860E91">
        <w:rPr>
          <w:rFonts w:ascii="Times New Roman" w:hAnsi="Times New Roman" w:cs="Times New Roman"/>
          <w:b/>
          <w:sz w:val="24"/>
          <w:szCs w:val="24"/>
        </w:rPr>
        <w:t>ompiler</w:t>
      </w:r>
      <w:r w:rsidR="00AE27A0">
        <w:rPr>
          <w:rFonts w:ascii="Times New Roman" w:hAnsi="Times New Roman" w:cs="Times New Roman"/>
          <w:b/>
          <w:sz w:val="24"/>
          <w:szCs w:val="24"/>
        </w:rPr>
        <w:t>.</w:t>
      </w:r>
      <w:bookmarkEnd w:id="310"/>
    </w:p>
    <w:p w14:paraId="4DF923EE" w14:textId="7218694A" w:rsidR="00314181" w:rsidRPr="00860E91" w:rsidRDefault="002C11A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 xml:space="preserve">Design compiler is a Synthesis tool which takes </w:t>
      </w:r>
      <w:r w:rsidR="00073CFF" w:rsidRPr="00860E91">
        <w:rPr>
          <w:rFonts w:ascii="Times New Roman" w:hAnsi="Times New Roman" w:cs="Times New Roman"/>
          <w:sz w:val="24"/>
          <w:szCs w:val="24"/>
        </w:rPr>
        <w:t xml:space="preserve">an </w:t>
      </w:r>
      <w:r w:rsidR="00314181" w:rsidRPr="00860E91">
        <w:rPr>
          <w:rFonts w:ascii="Times New Roman" w:hAnsi="Times New Roman" w:cs="Times New Roman"/>
          <w:sz w:val="24"/>
          <w:szCs w:val="24"/>
        </w:rPr>
        <w:t>HDL</w:t>
      </w:r>
      <w:r w:rsidR="00073CFF" w:rsidRPr="00860E91">
        <w:rPr>
          <w:rFonts w:ascii="Times New Roman" w:hAnsi="Times New Roman" w:cs="Times New Roman"/>
          <w:sz w:val="24"/>
          <w:szCs w:val="24"/>
        </w:rPr>
        <w:t xml:space="preserve"> file</w:t>
      </w:r>
      <w:r w:rsidR="00314181" w:rsidRPr="00860E91">
        <w:rPr>
          <w:rFonts w:ascii="Times New Roman" w:hAnsi="Times New Roman" w:cs="Times New Roman"/>
          <w:sz w:val="24"/>
          <w:szCs w:val="24"/>
        </w:rPr>
        <w:t xml:space="preserve"> and a standard cell library as Input and produces a gate level netlist as output.</w:t>
      </w:r>
      <w:r w:rsidR="006B25F1" w:rsidRPr="00860E91">
        <w:rPr>
          <w:rFonts w:ascii="Times New Roman" w:hAnsi="Times New Roman" w:cs="Times New Roman"/>
          <w:sz w:val="24"/>
          <w:szCs w:val="24"/>
        </w:rPr>
        <w:t xml:space="preserve"> It is a process of transforming RTL model into gate level netlist. It is used to synthesize</w:t>
      </w:r>
      <w:r w:rsidR="006D2134" w:rsidRPr="00860E91">
        <w:rPr>
          <w:rFonts w:ascii="Times New Roman" w:hAnsi="Times New Roman" w:cs="Times New Roman"/>
          <w:sz w:val="24"/>
          <w:szCs w:val="24"/>
        </w:rPr>
        <w:t xml:space="preserve"> the design</w:t>
      </w:r>
      <w:r w:rsidR="00183CD2">
        <w:rPr>
          <w:rFonts w:ascii="Times New Roman" w:hAnsi="Times New Roman" w:cs="Times New Roman"/>
          <w:sz w:val="24"/>
          <w:szCs w:val="24"/>
        </w:rPr>
        <w:t>,</w:t>
      </w:r>
      <w:r w:rsidR="0002635D">
        <w:rPr>
          <w:rFonts w:ascii="Times New Roman" w:hAnsi="Times New Roman" w:cs="Times New Roman"/>
          <w:sz w:val="24"/>
          <w:szCs w:val="24"/>
        </w:rPr>
        <w:t xml:space="preserve"> s</w:t>
      </w:r>
      <w:r w:rsidR="006D2134" w:rsidRPr="00860E91">
        <w:rPr>
          <w:rFonts w:ascii="Times New Roman" w:hAnsi="Times New Roman" w:cs="Times New Roman"/>
          <w:sz w:val="24"/>
          <w:szCs w:val="24"/>
        </w:rPr>
        <w:t>ynthesis is the stage in the design flow where the code gets trans</w:t>
      </w:r>
      <w:r w:rsidR="00D63CEB" w:rsidRPr="00860E91">
        <w:rPr>
          <w:rFonts w:ascii="Times New Roman" w:hAnsi="Times New Roman" w:cs="Times New Roman"/>
          <w:sz w:val="24"/>
          <w:szCs w:val="24"/>
        </w:rPr>
        <w:t>lated into a gate level</w:t>
      </w:r>
      <w:r w:rsidR="009A199F" w:rsidRPr="00860E91">
        <w:rPr>
          <w:rFonts w:ascii="Times New Roman" w:hAnsi="Times New Roman" w:cs="Times New Roman"/>
          <w:sz w:val="24"/>
          <w:szCs w:val="24"/>
        </w:rPr>
        <w:t xml:space="preserve"> schematic</w:t>
      </w:r>
      <w:r w:rsidR="00D63CEB" w:rsidRPr="00860E91">
        <w:rPr>
          <w:rFonts w:ascii="Times New Roman" w:hAnsi="Times New Roman" w:cs="Times New Roman"/>
          <w:sz w:val="24"/>
          <w:szCs w:val="24"/>
        </w:rPr>
        <w:t xml:space="preserve"> diagram</w:t>
      </w:r>
      <w:r w:rsidR="006B25F1" w:rsidRPr="00860E91">
        <w:rPr>
          <w:rFonts w:ascii="Times New Roman" w:hAnsi="Times New Roman" w:cs="Times New Roman"/>
          <w:sz w:val="24"/>
          <w:szCs w:val="24"/>
        </w:rPr>
        <w:t xml:space="preserve">. </w:t>
      </w:r>
    </w:p>
    <w:p w14:paraId="12CF8CAF" w14:textId="456110CA" w:rsidR="00CD6384" w:rsidRPr="00860E91" w:rsidRDefault="002C11A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02635D">
        <w:rPr>
          <w:rFonts w:ascii="Times New Roman" w:hAnsi="Times New Roman" w:cs="Times New Roman"/>
          <w:sz w:val="24"/>
          <w:szCs w:val="24"/>
        </w:rPr>
        <w:t xml:space="preserve">The </w:t>
      </w:r>
      <w:proofErr w:type="spellStart"/>
      <w:r w:rsidR="0002635D">
        <w:rPr>
          <w:rFonts w:ascii="Times New Roman" w:hAnsi="Times New Roman" w:cs="Times New Roman"/>
          <w:sz w:val="24"/>
          <w:szCs w:val="24"/>
        </w:rPr>
        <w:t>s</w:t>
      </w:r>
      <w:r w:rsidR="00EF12D4" w:rsidRPr="00860E91">
        <w:rPr>
          <w:rFonts w:ascii="Times New Roman" w:hAnsi="Times New Roman" w:cs="Times New Roman"/>
          <w:sz w:val="24"/>
          <w:szCs w:val="24"/>
        </w:rPr>
        <w:t>ynopsys</w:t>
      </w:r>
      <w:proofErr w:type="spellEnd"/>
      <w:r w:rsidR="00EF12D4" w:rsidRPr="00860E91">
        <w:rPr>
          <w:rFonts w:ascii="Times New Roman" w:hAnsi="Times New Roman" w:cs="Times New Roman"/>
          <w:sz w:val="24"/>
          <w:szCs w:val="24"/>
        </w:rPr>
        <w:t xml:space="preserve"> 32/28nm and 90nm Generic Libraries were designed specifically for teaching IC design with no IP restriction. Their targeted use is in the university classroom as well as Synopsys' own Customer Training Department for use with commercial customers. </w:t>
      </w:r>
      <w:r w:rsidR="00314181" w:rsidRPr="00860E91">
        <w:rPr>
          <w:rFonts w:ascii="Times New Roman" w:hAnsi="Times New Roman" w:cs="Times New Roman"/>
          <w:sz w:val="24"/>
          <w:szCs w:val="24"/>
        </w:rPr>
        <w:t>The standard cell library used for the synthesis here is 32/28nm</w:t>
      </w:r>
      <w:r w:rsidR="00CB7809" w:rsidRPr="00860E91">
        <w:rPr>
          <w:rFonts w:ascii="Times New Roman" w:hAnsi="Times New Roman" w:cs="Times New Roman"/>
          <w:sz w:val="24"/>
          <w:szCs w:val="24"/>
        </w:rPr>
        <w:t>.</w:t>
      </w:r>
      <w:r w:rsidR="00314181" w:rsidRPr="00860E91">
        <w:rPr>
          <w:rFonts w:ascii="Times New Roman" w:hAnsi="Times New Roman" w:cs="Times New Roman"/>
          <w:sz w:val="24"/>
          <w:szCs w:val="24"/>
        </w:rPr>
        <w:t xml:space="preserve"> </w:t>
      </w:r>
      <w:r w:rsidR="00CB7809" w:rsidRPr="00860E91">
        <w:rPr>
          <w:rFonts w:ascii="Times New Roman" w:hAnsi="Times New Roman" w:cs="Times New Roman"/>
          <w:sz w:val="24"/>
          <w:szCs w:val="24"/>
        </w:rPr>
        <w:t xml:space="preserve">Design compiler </w:t>
      </w:r>
      <w:r w:rsidR="00314181" w:rsidRPr="00860E91">
        <w:rPr>
          <w:rFonts w:ascii="Times New Roman" w:hAnsi="Times New Roman" w:cs="Times New Roman"/>
          <w:sz w:val="24"/>
          <w:szCs w:val="24"/>
        </w:rPr>
        <w:t xml:space="preserve">performs many steps which includes RTL optimizations, RTL to </w:t>
      </w:r>
      <w:proofErr w:type="spellStart"/>
      <w:r w:rsidR="00314181" w:rsidRPr="00860E91">
        <w:rPr>
          <w:rFonts w:ascii="Times New Roman" w:hAnsi="Times New Roman" w:cs="Times New Roman"/>
          <w:sz w:val="24"/>
          <w:szCs w:val="24"/>
        </w:rPr>
        <w:t>unoptimized</w:t>
      </w:r>
      <w:proofErr w:type="spellEnd"/>
      <w:r w:rsidR="00314181" w:rsidRPr="00860E91">
        <w:rPr>
          <w:rFonts w:ascii="Times New Roman" w:hAnsi="Times New Roman" w:cs="Times New Roman"/>
          <w:sz w:val="24"/>
          <w:szCs w:val="24"/>
        </w:rPr>
        <w:t xml:space="preserve"> </w:t>
      </w:r>
      <w:proofErr w:type="spellStart"/>
      <w:r w:rsidR="00314181" w:rsidRPr="00860E91">
        <w:rPr>
          <w:rFonts w:ascii="Times New Roman" w:hAnsi="Times New Roman" w:cs="Times New Roman"/>
          <w:sz w:val="24"/>
          <w:szCs w:val="24"/>
        </w:rPr>
        <w:t>boolean</w:t>
      </w:r>
      <w:proofErr w:type="spellEnd"/>
      <w:r w:rsidR="00314181" w:rsidRPr="00860E91">
        <w:rPr>
          <w:rFonts w:ascii="Times New Roman" w:hAnsi="Times New Roman" w:cs="Times New Roman"/>
          <w:sz w:val="24"/>
          <w:szCs w:val="24"/>
        </w:rPr>
        <w:t xml:space="preserve"> logic, technology independent optimizations, and technology </w:t>
      </w:r>
      <w:r w:rsidR="00314181" w:rsidRPr="00860E91">
        <w:rPr>
          <w:rFonts w:ascii="Times New Roman" w:hAnsi="Times New Roman" w:cs="Times New Roman"/>
          <w:sz w:val="24"/>
          <w:szCs w:val="24"/>
        </w:rPr>
        <w:lastRenderedPageBreak/>
        <w:t>mapping to the available standard cells.</w:t>
      </w:r>
      <w:r w:rsidR="00886DE0" w:rsidRPr="00860E91">
        <w:rPr>
          <w:rFonts w:ascii="Times New Roman" w:hAnsi="Times New Roman" w:cs="Times New Roman"/>
          <w:sz w:val="24"/>
          <w:szCs w:val="24"/>
        </w:rPr>
        <w:t xml:space="preserve"> </w:t>
      </w:r>
      <w:r w:rsidR="0002635D">
        <w:rPr>
          <w:rFonts w:ascii="Times New Roman" w:hAnsi="Times New Roman" w:cs="Times New Roman"/>
          <w:sz w:val="24"/>
          <w:szCs w:val="24"/>
        </w:rPr>
        <w:t>The area, power and d</w:t>
      </w:r>
      <w:r w:rsidR="00886DE0" w:rsidRPr="00860E91">
        <w:rPr>
          <w:rFonts w:ascii="Times New Roman" w:hAnsi="Times New Roman" w:cs="Times New Roman"/>
          <w:sz w:val="24"/>
          <w:szCs w:val="24"/>
        </w:rPr>
        <w:t>elay reports for both t</w:t>
      </w:r>
      <w:r w:rsidR="0002635D">
        <w:rPr>
          <w:rFonts w:ascii="Times New Roman" w:hAnsi="Times New Roman" w:cs="Times New Roman"/>
          <w:sz w:val="24"/>
          <w:szCs w:val="24"/>
        </w:rPr>
        <w:t>he models are generated by the d</w:t>
      </w:r>
      <w:r w:rsidR="00886DE0" w:rsidRPr="00860E91">
        <w:rPr>
          <w:rFonts w:ascii="Times New Roman" w:hAnsi="Times New Roman" w:cs="Times New Roman"/>
          <w:sz w:val="24"/>
          <w:szCs w:val="24"/>
        </w:rPr>
        <w:t xml:space="preserve">esign compiler and they can be seen in the report further. </w:t>
      </w:r>
    </w:p>
    <w:p w14:paraId="5B15B410" w14:textId="2E43DF2C" w:rsidR="002C11A1" w:rsidRPr="00860E91" w:rsidRDefault="00A942FF" w:rsidP="005857B4">
      <w:pPr>
        <w:keepNext/>
        <w:keepLines/>
        <w:spacing w:after="120" w:line="480" w:lineRule="auto"/>
        <w:ind w:firstLine="720"/>
        <w:outlineLvl w:val="2"/>
        <w:rPr>
          <w:rFonts w:ascii="Times New Roman" w:eastAsiaTheme="majorEastAsia" w:hAnsi="Times New Roman" w:cs="Times New Roman"/>
          <w:sz w:val="24"/>
          <w:szCs w:val="24"/>
        </w:rPr>
      </w:pPr>
      <w:bookmarkStart w:id="311" w:name="_Toc436926859"/>
      <w:r w:rsidRPr="00860E91">
        <w:rPr>
          <w:rFonts w:ascii="Times New Roman" w:hAnsi="Times New Roman" w:cs="Times New Roman"/>
          <w:b/>
          <w:sz w:val="24"/>
          <w:szCs w:val="24"/>
        </w:rPr>
        <w:t xml:space="preserve">4.1.2. </w:t>
      </w:r>
      <w:r w:rsidR="00314181" w:rsidRPr="00860E91">
        <w:rPr>
          <w:rFonts w:ascii="Times New Roman" w:hAnsi="Times New Roman" w:cs="Times New Roman"/>
          <w:b/>
          <w:sz w:val="24"/>
          <w:szCs w:val="24"/>
        </w:rPr>
        <w:t xml:space="preserve">IC </w:t>
      </w:r>
      <w:r w:rsidR="003C44CF">
        <w:rPr>
          <w:rFonts w:ascii="Times New Roman" w:hAnsi="Times New Roman" w:cs="Times New Roman"/>
          <w:b/>
          <w:sz w:val="24"/>
          <w:szCs w:val="24"/>
        </w:rPr>
        <w:t>c</w:t>
      </w:r>
      <w:r w:rsidR="00314181" w:rsidRPr="00860E91">
        <w:rPr>
          <w:rFonts w:ascii="Times New Roman" w:hAnsi="Times New Roman" w:cs="Times New Roman"/>
          <w:b/>
          <w:sz w:val="24"/>
          <w:szCs w:val="24"/>
        </w:rPr>
        <w:t>ompiler</w:t>
      </w:r>
      <w:r w:rsidR="00AE27A0">
        <w:rPr>
          <w:rFonts w:ascii="Times New Roman" w:hAnsi="Times New Roman" w:cs="Times New Roman"/>
          <w:b/>
          <w:sz w:val="24"/>
          <w:szCs w:val="24"/>
        </w:rPr>
        <w:t>.</w:t>
      </w:r>
      <w:bookmarkEnd w:id="311"/>
    </w:p>
    <w:p w14:paraId="23D3A9F7" w14:textId="690D473D" w:rsidR="00314181" w:rsidRPr="00860E91" w:rsidRDefault="002C11A1" w:rsidP="005857B4">
      <w:pPr>
        <w:spacing w:after="120" w:line="480" w:lineRule="auto"/>
        <w:rPr>
          <w:rFonts w:ascii="Times New Roman" w:hAnsi="Times New Roman" w:cs="Times New Roman"/>
          <w:b/>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 xml:space="preserve">IC </w:t>
      </w:r>
      <w:r w:rsidR="004012A8">
        <w:rPr>
          <w:rFonts w:ascii="Times New Roman" w:hAnsi="Times New Roman" w:cs="Times New Roman"/>
          <w:sz w:val="24"/>
          <w:szCs w:val="24"/>
        </w:rPr>
        <w:t>c</w:t>
      </w:r>
      <w:r w:rsidR="00314181" w:rsidRPr="00860E91">
        <w:rPr>
          <w:rFonts w:ascii="Times New Roman" w:hAnsi="Times New Roman" w:cs="Times New Roman"/>
          <w:sz w:val="24"/>
          <w:szCs w:val="24"/>
        </w:rPr>
        <w:t>ompiler performs place and route. This tool takes a synthesized gate-level netlist and a standard cell library as input and produces a layout as an output. There are some steps that the design has to go through for the fabrication of the chip in the IC compiler and they are as follows</w:t>
      </w:r>
    </w:p>
    <w:p w14:paraId="0A2C1FF5" w14:textId="77777777" w:rsidR="00314181" w:rsidRPr="00860E91" w:rsidRDefault="00314181" w:rsidP="005857B4">
      <w:pPr>
        <w:pStyle w:val="ListParagraph"/>
        <w:numPr>
          <w:ilvl w:val="0"/>
          <w:numId w:val="24"/>
        </w:numPr>
        <w:spacing w:after="120" w:line="480" w:lineRule="auto"/>
        <w:ind w:left="360"/>
        <w:contextualSpacing w:val="0"/>
        <w:rPr>
          <w:rFonts w:ascii="Times New Roman" w:hAnsi="Times New Roman" w:cs="Times New Roman"/>
          <w:sz w:val="24"/>
          <w:szCs w:val="24"/>
        </w:rPr>
      </w:pPr>
      <w:r w:rsidRPr="00860E91">
        <w:rPr>
          <w:rFonts w:ascii="Times New Roman" w:hAnsi="Times New Roman" w:cs="Times New Roman"/>
          <w:sz w:val="24"/>
          <w:szCs w:val="24"/>
        </w:rPr>
        <w:t>Design rule checks (DRC)</w:t>
      </w:r>
    </w:p>
    <w:p w14:paraId="59D2A875" w14:textId="77777777" w:rsidR="00314181" w:rsidRPr="00860E91" w:rsidRDefault="00314181" w:rsidP="005857B4">
      <w:pPr>
        <w:pStyle w:val="ListParagraph"/>
        <w:numPr>
          <w:ilvl w:val="0"/>
          <w:numId w:val="24"/>
        </w:numPr>
        <w:spacing w:after="120" w:line="480" w:lineRule="auto"/>
        <w:ind w:left="360"/>
        <w:contextualSpacing w:val="0"/>
        <w:rPr>
          <w:rFonts w:ascii="Times New Roman" w:hAnsi="Times New Roman" w:cs="Times New Roman"/>
          <w:sz w:val="24"/>
          <w:szCs w:val="24"/>
        </w:rPr>
      </w:pPr>
      <w:r w:rsidRPr="00860E91">
        <w:rPr>
          <w:rFonts w:ascii="Times New Roman" w:hAnsi="Times New Roman" w:cs="Times New Roman"/>
          <w:sz w:val="24"/>
          <w:szCs w:val="24"/>
        </w:rPr>
        <w:t xml:space="preserve">Layout vs Schematic (LVS) check  </w:t>
      </w:r>
    </w:p>
    <w:p w14:paraId="01958206" w14:textId="77777777" w:rsidR="00314181" w:rsidRPr="00860E91" w:rsidRDefault="00314181" w:rsidP="005857B4">
      <w:pPr>
        <w:pStyle w:val="ListParagraph"/>
        <w:numPr>
          <w:ilvl w:val="0"/>
          <w:numId w:val="24"/>
        </w:numPr>
        <w:spacing w:after="120" w:line="480" w:lineRule="auto"/>
        <w:ind w:left="360"/>
        <w:contextualSpacing w:val="0"/>
        <w:rPr>
          <w:rFonts w:ascii="Times New Roman" w:hAnsi="Times New Roman" w:cs="Times New Roman"/>
          <w:sz w:val="24"/>
          <w:szCs w:val="24"/>
        </w:rPr>
      </w:pPr>
      <w:r w:rsidRPr="00860E91">
        <w:rPr>
          <w:rFonts w:ascii="Times New Roman" w:hAnsi="Times New Roman" w:cs="Times New Roman"/>
          <w:sz w:val="24"/>
          <w:szCs w:val="24"/>
        </w:rPr>
        <w:t>Parasitic Extraction</w:t>
      </w:r>
    </w:p>
    <w:p w14:paraId="5FA9DAC6" w14:textId="77E64397" w:rsidR="00314181" w:rsidRPr="00860E91" w:rsidRDefault="00314181" w:rsidP="005857B4">
      <w:pPr>
        <w:pStyle w:val="ListParagraph"/>
        <w:numPr>
          <w:ilvl w:val="0"/>
          <w:numId w:val="24"/>
        </w:numPr>
        <w:spacing w:after="120" w:line="480" w:lineRule="auto"/>
        <w:ind w:left="360"/>
        <w:contextualSpacing w:val="0"/>
        <w:rPr>
          <w:rFonts w:ascii="Times New Roman" w:hAnsi="Times New Roman" w:cs="Times New Roman"/>
          <w:sz w:val="24"/>
          <w:szCs w:val="24"/>
        </w:rPr>
      </w:pPr>
      <w:proofErr w:type="spellStart"/>
      <w:r w:rsidRPr="00860E91">
        <w:rPr>
          <w:rFonts w:ascii="Times New Roman" w:hAnsi="Times New Roman" w:cs="Times New Roman"/>
          <w:sz w:val="24"/>
          <w:szCs w:val="24"/>
        </w:rPr>
        <w:t>Resimulation</w:t>
      </w:r>
      <w:proofErr w:type="spellEnd"/>
      <w:r w:rsidRPr="00860E91">
        <w:rPr>
          <w:rFonts w:ascii="Times New Roman" w:hAnsi="Times New Roman" w:cs="Times New Roman"/>
          <w:sz w:val="24"/>
          <w:szCs w:val="24"/>
        </w:rPr>
        <w:t xml:space="preserve"> with </w:t>
      </w:r>
      <w:proofErr w:type="spellStart"/>
      <w:r w:rsidRPr="00860E91">
        <w:rPr>
          <w:rFonts w:ascii="Times New Roman" w:hAnsi="Times New Roman" w:cs="Times New Roman"/>
          <w:sz w:val="24"/>
          <w:szCs w:val="24"/>
        </w:rPr>
        <w:t>Parasitics</w:t>
      </w:r>
      <w:proofErr w:type="spellEnd"/>
    </w:p>
    <w:p w14:paraId="0F96503A" w14:textId="7919E536" w:rsidR="00FD1141" w:rsidRPr="00B827E3" w:rsidRDefault="00FD1141">
      <w:pPr>
        <w:pStyle w:val="ListParagraph"/>
        <w:numPr>
          <w:ilvl w:val="0"/>
          <w:numId w:val="25"/>
        </w:numPr>
        <w:spacing w:after="120" w:line="480" w:lineRule="auto"/>
        <w:ind w:left="360"/>
        <w:contextualSpacing w:val="0"/>
        <w:rPr>
          <w:rFonts w:ascii="Times New Roman" w:hAnsi="Times New Roman" w:cs="Times New Roman"/>
          <w:sz w:val="24"/>
          <w:szCs w:val="24"/>
        </w:rPr>
      </w:pPr>
      <w:r w:rsidRPr="00860E91">
        <w:rPr>
          <w:rFonts w:ascii="Times New Roman" w:hAnsi="Times New Roman" w:cs="Times New Roman"/>
          <w:i/>
          <w:sz w:val="24"/>
          <w:szCs w:val="24"/>
        </w:rPr>
        <w:t>Design rule checks –</w:t>
      </w:r>
      <w:r w:rsidRPr="00860E91">
        <w:rPr>
          <w:rFonts w:ascii="Times New Roman" w:hAnsi="Times New Roman" w:cs="Times New Roman"/>
          <w:sz w:val="24"/>
          <w:szCs w:val="24"/>
        </w:rPr>
        <w:t xml:space="preserve"> Design rule checks </w:t>
      </w:r>
      <w:r w:rsidR="00563F45" w:rsidRPr="00B827E3">
        <w:rPr>
          <w:rFonts w:ascii="Times New Roman" w:hAnsi="Times New Roman" w:cs="Times New Roman"/>
          <w:sz w:val="24"/>
          <w:szCs w:val="24"/>
        </w:rPr>
        <w:t>series of parameters provided by the semiconductor manu</w:t>
      </w:r>
      <w:r w:rsidR="00B827E3">
        <w:rPr>
          <w:rFonts w:ascii="Times New Roman" w:hAnsi="Times New Roman" w:cs="Times New Roman"/>
          <w:sz w:val="24"/>
          <w:szCs w:val="24"/>
        </w:rPr>
        <w:t>facturers t</w:t>
      </w:r>
      <w:r w:rsidR="00563F45" w:rsidRPr="00B827E3">
        <w:rPr>
          <w:rFonts w:ascii="Times New Roman" w:hAnsi="Times New Roman" w:cs="Times New Roman"/>
          <w:sz w:val="24"/>
          <w:szCs w:val="24"/>
        </w:rPr>
        <w:t>hat enables the designer to verify th</w:t>
      </w:r>
      <w:r w:rsidR="00B827E3">
        <w:rPr>
          <w:rFonts w:ascii="Times New Roman" w:hAnsi="Times New Roman" w:cs="Times New Roman"/>
          <w:sz w:val="24"/>
          <w:szCs w:val="24"/>
        </w:rPr>
        <w:t xml:space="preserve">e correctness of the mask set. </w:t>
      </w:r>
      <w:r w:rsidR="00563F45" w:rsidRPr="00B827E3">
        <w:rPr>
          <w:rFonts w:ascii="Times New Roman" w:hAnsi="Times New Roman" w:cs="Times New Roman"/>
          <w:sz w:val="24"/>
          <w:szCs w:val="24"/>
        </w:rPr>
        <w:t xml:space="preserve">The basic DRC checks are the spacing, width and </w:t>
      </w:r>
      <w:r w:rsidR="00B827E3">
        <w:rPr>
          <w:rFonts w:ascii="Times New Roman" w:hAnsi="Times New Roman" w:cs="Times New Roman"/>
          <w:sz w:val="24"/>
          <w:szCs w:val="24"/>
        </w:rPr>
        <w:t>enclose</w:t>
      </w:r>
      <w:r w:rsidR="00563F45" w:rsidRPr="00B827E3">
        <w:rPr>
          <w:rFonts w:ascii="Times New Roman" w:hAnsi="Times New Roman" w:cs="Times New Roman"/>
          <w:sz w:val="24"/>
          <w:szCs w:val="24"/>
        </w:rPr>
        <w:t>.</w:t>
      </w:r>
      <w:r w:rsidR="00B827E3">
        <w:rPr>
          <w:rFonts w:ascii="Times New Roman" w:hAnsi="Times New Roman" w:cs="Times New Roman"/>
          <w:sz w:val="24"/>
          <w:szCs w:val="24"/>
        </w:rPr>
        <w:t xml:space="preserve"> </w:t>
      </w:r>
      <w:r w:rsidRPr="00B827E3">
        <w:rPr>
          <w:rFonts w:ascii="Times New Roman" w:hAnsi="Times New Roman" w:cs="Times New Roman"/>
          <w:sz w:val="24"/>
          <w:szCs w:val="24"/>
        </w:rPr>
        <w:t>Th</w:t>
      </w:r>
      <w:r w:rsidR="00B827E3" w:rsidRPr="00B827E3">
        <w:rPr>
          <w:rFonts w:ascii="Times New Roman" w:hAnsi="Times New Roman" w:cs="Times New Roman"/>
          <w:sz w:val="24"/>
          <w:szCs w:val="24"/>
        </w:rPr>
        <w:t xml:space="preserve">e DRC </w:t>
      </w:r>
      <w:r w:rsidR="00B827E3">
        <w:rPr>
          <w:rFonts w:ascii="Times New Roman" w:hAnsi="Times New Roman" w:cs="Times New Roman"/>
          <w:sz w:val="24"/>
          <w:szCs w:val="24"/>
        </w:rPr>
        <w:t xml:space="preserve">check </w:t>
      </w:r>
      <w:r w:rsidR="00B827E3" w:rsidRPr="00B827E3">
        <w:rPr>
          <w:rFonts w:ascii="Times New Roman" w:hAnsi="Times New Roman" w:cs="Times New Roman"/>
          <w:sz w:val="24"/>
          <w:szCs w:val="24"/>
        </w:rPr>
        <w:t>option is available</w:t>
      </w:r>
      <w:r w:rsidRPr="00B827E3">
        <w:rPr>
          <w:rFonts w:ascii="Times New Roman" w:hAnsi="Times New Roman" w:cs="Times New Roman"/>
          <w:sz w:val="24"/>
          <w:szCs w:val="24"/>
        </w:rPr>
        <w:t xml:space="preserve"> from the verification menu.</w:t>
      </w:r>
    </w:p>
    <w:p w14:paraId="05354C8A" w14:textId="5EBBBFB6" w:rsidR="00FD1141" w:rsidRPr="00EF4CCB" w:rsidRDefault="00FD1141" w:rsidP="005857B4">
      <w:pPr>
        <w:pStyle w:val="ListParagraph"/>
        <w:numPr>
          <w:ilvl w:val="0"/>
          <w:numId w:val="25"/>
        </w:numPr>
        <w:spacing w:after="120" w:line="480" w:lineRule="auto"/>
        <w:ind w:left="360"/>
        <w:contextualSpacing w:val="0"/>
        <w:rPr>
          <w:rFonts w:ascii="Times New Roman" w:hAnsi="Times New Roman" w:cs="Times New Roman"/>
          <w:sz w:val="24"/>
          <w:szCs w:val="24"/>
        </w:rPr>
      </w:pPr>
      <w:r w:rsidRPr="00860E91">
        <w:rPr>
          <w:rFonts w:ascii="Times New Roman" w:hAnsi="Times New Roman" w:cs="Times New Roman"/>
          <w:i/>
          <w:sz w:val="24"/>
          <w:szCs w:val="24"/>
        </w:rPr>
        <w:t xml:space="preserve">Layout vs Schematic (LVS) check </w:t>
      </w:r>
      <w:r w:rsidRPr="00860E91">
        <w:rPr>
          <w:rFonts w:ascii="Times New Roman" w:hAnsi="Times New Roman" w:cs="Times New Roman"/>
          <w:sz w:val="24"/>
          <w:szCs w:val="24"/>
        </w:rPr>
        <w:t>– Layout vs Schematic is a test for all the connections if they are connected properly.</w:t>
      </w:r>
      <w:r w:rsidR="00B827E3">
        <w:rPr>
          <w:rFonts w:ascii="Times New Roman" w:hAnsi="Times New Roman" w:cs="Times New Roman"/>
          <w:sz w:val="24"/>
          <w:szCs w:val="24"/>
        </w:rPr>
        <w:t xml:space="preserve"> This option compares the layout of a design with the original schematic and checks for the connection errors.</w:t>
      </w:r>
    </w:p>
    <w:p w14:paraId="05465F53" w14:textId="582C323E" w:rsidR="00064B75" w:rsidRPr="00860E91" w:rsidRDefault="00314181" w:rsidP="006A05BF">
      <w:pPr>
        <w:tabs>
          <w:tab w:val="left" w:pos="2520"/>
        </w:tabs>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Since I have planned not to fabricate my chip I have worked on the software part</w:t>
      </w:r>
      <w:r w:rsidR="007454EA" w:rsidRPr="00860E91">
        <w:rPr>
          <w:rFonts w:ascii="Times New Roman" w:hAnsi="Times New Roman" w:cs="Times New Roman"/>
          <w:sz w:val="24"/>
          <w:szCs w:val="24"/>
        </w:rPr>
        <w:t xml:space="preserve"> in the Design</w:t>
      </w:r>
      <w:r w:rsidR="00A700E0" w:rsidRPr="00860E91">
        <w:rPr>
          <w:rFonts w:ascii="Times New Roman" w:hAnsi="Times New Roman" w:cs="Times New Roman"/>
          <w:sz w:val="24"/>
          <w:szCs w:val="24"/>
        </w:rPr>
        <w:t xml:space="preserve"> </w:t>
      </w:r>
      <w:r w:rsidR="004012A8">
        <w:rPr>
          <w:rFonts w:ascii="Times New Roman" w:hAnsi="Times New Roman" w:cs="Times New Roman"/>
          <w:sz w:val="24"/>
          <w:szCs w:val="24"/>
        </w:rPr>
        <w:t>c</w:t>
      </w:r>
      <w:r w:rsidR="00A700E0" w:rsidRPr="00860E91">
        <w:rPr>
          <w:rFonts w:ascii="Times New Roman" w:hAnsi="Times New Roman" w:cs="Times New Roman"/>
          <w:sz w:val="24"/>
          <w:szCs w:val="24"/>
        </w:rPr>
        <w:t>ompiler</w:t>
      </w:r>
      <w:r w:rsidR="00445E54">
        <w:rPr>
          <w:rFonts w:ascii="Times New Roman" w:hAnsi="Times New Roman" w:cs="Times New Roman"/>
          <w:sz w:val="24"/>
          <w:szCs w:val="24"/>
        </w:rPr>
        <w:t>,</w:t>
      </w:r>
      <w:r w:rsidR="00FD1141" w:rsidRPr="00860E91">
        <w:rPr>
          <w:rFonts w:ascii="Times New Roman" w:hAnsi="Times New Roman" w:cs="Times New Roman"/>
          <w:sz w:val="24"/>
          <w:szCs w:val="24"/>
        </w:rPr>
        <w:t xml:space="preserve"> performed the DRC and LVS checks</w:t>
      </w:r>
      <w:r w:rsidR="006C7EFC" w:rsidRPr="00860E91">
        <w:rPr>
          <w:rFonts w:ascii="Times New Roman" w:hAnsi="Times New Roman" w:cs="Times New Roman"/>
          <w:sz w:val="24"/>
          <w:szCs w:val="24"/>
        </w:rPr>
        <w:t xml:space="preserve"> in the IC compiler</w:t>
      </w:r>
      <w:r w:rsidR="002D1223">
        <w:rPr>
          <w:rFonts w:ascii="Times New Roman" w:hAnsi="Times New Roman" w:cs="Times New Roman"/>
          <w:sz w:val="24"/>
          <w:szCs w:val="24"/>
        </w:rPr>
        <w:t xml:space="preserve"> and removed</w:t>
      </w:r>
      <w:r w:rsidR="00801D68">
        <w:rPr>
          <w:rFonts w:ascii="Times New Roman" w:hAnsi="Times New Roman" w:cs="Times New Roman"/>
          <w:sz w:val="24"/>
          <w:szCs w:val="24"/>
        </w:rPr>
        <w:t xml:space="preserve"> the errors from the layout</w:t>
      </w:r>
      <w:r w:rsidR="00A700E0" w:rsidRPr="00860E91">
        <w:rPr>
          <w:rFonts w:ascii="Times New Roman" w:hAnsi="Times New Roman" w:cs="Times New Roman"/>
          <w:sz w:val="24"/>
          <w:szCs w:val="24"/>
        </w:rPr>
        <w:t>.</w:t>
      </w:r>
    </w:p>
    <w:p w14:paraId="6D20C5C3" w14:textId="677C6D6E" w:rsidR="0031418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312" w:name="_Toc436926860"/>
      <w:r w:rsidRPr="00860E91">
        <w:rPr>
          <w:rFonts w:ascii="Times New Roman" w:eastAsia="Times New Roman" w:hAnsi="Times New Roman" w:cs="Times New Roman"/>
          <w:b/>
          <w:sz w:val="24"/>
          <w:szCs w:val="24"/>
        </w:rPr>
        <w:lastRenderedPageBreak/>
        <w:t xml:space="preserve">4.2. </w:t>
      </w:r>
      <w:r w:rsidR="00314181" w:rsidRPr="00860E91">
        <w:rPr>
          <w:rFonts w:ascii="Times New Roman" w:eastAsia="Times New Roman" w:hAnsi="Times New Roman" w:cs="Times New Roman"/>
          <w:b/>
          <w:sz w:val="24"/>
          <w:szCs w:val="24"/>
        </w:rPr>
        <w:t>Waveforms Simulation</w:t>
      </w:r>
      <w:bookmarkEnd w:id="312"/>
    </w:p>
    <w:p w14:paraId="1D4FAF25" w14:textId="7FE8E485" w:rsidR="00314181" w:rsidRPr="00860E91" w:rsidRDefault="00395B21" w:rsidP="005857B4">
      <w:pPr>
        <w:spacing w:after="120" w:line="480" w:lineRule="auto"/>
        <w:rPr>
          <w:rFonts w:ascii="Times New Roman" w:hAnsi="Times New Roman" w:cs="Times New Roman"/>
        </w:rPr>
      </w:pPr>
      <w:r w:rsidRPr="00860E91">
        <w:rPr>
          <w:rFonts w:ascii="Times New Roman" w:hAnsi="Times New Roman" w:cs="Times New Roman"/>
          <w:noProof/>
        </w:rPr>
        <w:drawing>
          <wp:inline distT="0" distB="0" distL="0" distR="0" wp14:anchorId="2493CF09" wp14:editId="04C9C091">
            <wp:extent cx="5181600" cy="385916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3673" cy="3868161"/>
                    </a:xfrm>
                    <a:prstGeom prst="rect">
                      <a:avLst/>
                    </a:prstGeom>
                    <a:noFill/>
                    <a:ln>
                      <a:noFill/>
                    </a:ln>
                  </pic:spPr>
                </pic:pic>
              </a:graphicData>
            </a:graphic>
          </wp:inline>
        </w:drawing>
      </w:r>
    </w:p>
    <w:p w14:paraId="562C7765" w14:textId="71B5F585" w:rsidR="00592CAB" w:rsidRPr="00263582"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13" w:name="_Toc435746298"/>
      <w:bookmarkStart w:id="314" w:name="_Toc436136177"/>
      <w:bookmarkStart w:id="315" w:name="_Toc436220583"/>
      <w:bookmarkStart w:id="316" w:name="_Toc436383540"/>
      <w:bookmarkStart w:id="317" w:name="_Toc436657334"/>
      <w:bookmarkStart w:id="318" w:name="_Toc436926861"/>
      <w:r w:rsidRPr="00860E91">
        <w:rPr>
          <w:rFonts w:ascii="Times New Roman" w:hAnsi="Times New Roman" w:cs="Times New Roman"/>
          <w:bCs/>
          <w:sz w:val="24"/>
          <w:szCs w:val="24"/>
        </w:rPr>
        <w:t>Figure 4.2: SQRT CSLA simulations</w:t>
      </w:r>
      <w:r w:rsidR="009824F7" w:rsidRPr="00860E91">
        <w:rPr>
          <w:rFonts w:ascii="Times New Roman" w:hAnsi="Times New Roman" w:cs="Times New Roman"/>
          <w:bCs/>
          <w:sz w:val="24"/>
          <w:szCs w:val="24"/>
        </w:rPr>
        <w:t xml:space="preserve"> in VCS</w:t>
      </w:r>
      <w:r w:rsidR="007912C7" w:rsidRPr="00860E91">
        <w:rPr>
          <w:rFonts w:ascii="Times New Roman" w:hAnsi="Times New Roman" w:cs="Times New Roman"/>
          <w:bCs/>
          <w:sz w:val="24"/>
          <w:szCs w:val="24"/>
        </w:rPr>
        <w:t xml:space="preserve"> simulator</w:t>
      </w:r>
      <w:bookmarkEnd w:id="313"/>
      <w:bookmarkEnd w:id="314"/>
      <w:bookmarkEnd w:id="315"/>
      <w:bookmarkEnd w:id="316"/>
      <w:bookmarkEnd w:id="317"/>
      <w:bookmarkEnd w:id="318"/>
    </w:p>
    <w:p w14:paraId="4367F360" w14:textId="15002075" w:rsidR="002A697D" w:rsidRPr="00860E91" w:rsidRDefault="00314181" w:rsidP="005857B4">
      <w:pPr>
        <w:spacing w:after="120" w:line="480" w:lineRule="auto"/>
        <w:ind w:firstLine="418"/>
        <w:rPr>
          <w:rFonts w:ascii="Times New Roman" w:hAnsi="Times New Roman" w:cs="Times New Roman"/>
          <w:sz w:val="24"/>
          <w:szCs w:val="24"/>
        </w:rPr>
      </w:pPr>
      <w:r w:rsidRPr="00860E91">
        <w:rPr>
          <w:rFonts w:ascii="Times New Roman" w:hAnsi="Times New Roman" w:cs="Times New Roman"/>
          <w:sz w:val="24"/>
          <w:szCs w:val="24"/>
        </w:rPr>
        <w:t xml:space="preserve"> </w:t>
      </w:r>
      <w:r w:rsidRPr="00860E91">
        <w:rPr>
          <w:rFonts w:ascii="Times New Roman" w:hAnsi="Times New Roman" w:cs="Times New Roman"/>
          <w:sz w:val="24"/>
          <w:szCs w:val="24"/>
        </w:rPr>
        <w:tab/>
      </w:r>
      <w:r w:rsidR="002A697D" w:rsidRPr="00860E91">
        <w:rPr>
          <w:rFonts w:ascii="Times New Roman" w:hAnsi="Times New Roman" w:cs="Times New Roman"/>
          <w:sz w:val="24"/>
          <w:szCs w:val="24"/>
        </w:rPr>
        <w:t xml:space="preserve">Figure above illustrates the simulations results of 16 bit SQRT CSLA with the inputs as A, B and </w:t>
      </w:r>
      <w:proofErr w:type="spellStart"/>
      <w:r w:rsidR="002A697D" w:rsidRPr="00860E91">
        <w:rPr>
          <w:rFonts w:ascii="Times New Roman" w:hAnsi="Times New Roman" w:cs="Times New Roman"/>
          <w:sz w:val="24"/>
          <w:szCs w:val="24"/>
        </w:rPr>
        <w:t>C</w:t>
      </w:r>
      <w:r w:rsidR="002A697D" w:rsidRPr="00860E91">
        <w:rPr>
          <w:rFonts w:ascii="Times New Roman" w:hAnsi="Times New Roman" w:cs="Times New Roman"/>
          <w:sz w:val="24"/>
          <w:szCs w:val="24"/>
          <w:vertAlign w:val="subscript"/>
        </w:rPr>
        <w:t>in</w:t>
      </w:r>
      <w:proofErr w:type="spellEnd"/>
      <w:r w:rsidR="002A697D" w:rsidRPr="00860E91">
        <w:rPr>
          <w:rFonts w:ascii="Times New Roman" w:hAnsi="Times New Roman" w:cs="Times New Roman"/>
          <w:sz w:val="24"/>
          <w:szCs w:val="24"/>
        </w:rPr>
        <w:t xml:space="preserve"> (Carry select input). S is the sum of A, B and </w:t>
      </w:r>
      <w:proofErr w:type="spellStart"/>
      <w:r w:rsidR="002A697D" w:rsidRPr="00860E91">
        <w:rPr>
          <w:rFonts w:ascii="Times New Roman" w:hAnsi="Times New Roman" w:cs="Times New Roman"/>
          <w:sz w:val="24"/>
          <w:szCs w:val="24"/>
        </w:rPr>
        <w:t>C</w:t>
      </w:r>
      <w:r w:rsidR="002A697D" w:rsidRPr="00860E91">
        <w:rPr>
          <w:rFonts w:ascii="Times New Roman" w:hAnsi="Times New Roman" w:cs="Times New Roman"/>
          <w:sz w:val="24"/>
          <w:szCs w:val="24"/>
          <w:vertAlign w:val="subscript"/>
        </w:rPr>
        <w:t>in</w:t>
      </w:r>
      <w:proofErr w:type="spellEnd"/>
      <w:r w:rsidR="002A697D" w:rsidRPr="00860E91">
        <w:rPr>
          <w:rFonts w:ascii="Times New Roman" w:hAnsi="Times New Roman" w:cs="Times New Roman"/>
          <w:sz w:val="24"/>
          <w:szCs w:val="24"/>
          <w:vertAlign w:val="subscript"/>
        </w:rPr>
        <w:t xml:space="preserve"> </w:t>
      </w:r>
      <w:r w:rsidR="002A697D" w:rsidRPr="00860E91">
        <w:rPr>
          <w:rFonts w:ascii="Times New Roman" w:hAnsi="Times New Roman" w:cs="Times New Roman"/>
          <w:sz w:val="24"/>
          <w:szCs w:val="24"/>
        </w:rPr>
        <w:t>and</w:t>
      </w:r>
      <w:r w:rsidR="002A697D" w:rsidRPr="00860E91">
        <w:rPr>
          <w:rFonts w:ascii="Times New Roman" w:hAnsi="Times New Roman" w:cs="Times New Roman"/>
          <w:sz w:val="24"/>
          <w:szCs w:val="24"/>
          <w:vertAlign w:val="subscript"/>
        </w:rPr>
        <w:t xml:space="preserve"> </w:t>
      </w:r>
      <w:r w:rsidR="002A697D" w:rsidRPr="00860E91">
        <w:rPr>
          <w:rFonts w:ascii="Times New Roman" w:hAnsi="Times New Roman" w:cs="Times New Roman"/>
          <w:sz w:val="24"/>
          <w:szCs w:val="24"/>
        </w:rPr>
        <w:t xml:space="preserve">the </w:t>
      </w:r>
      <w:proofErr w:type="spellStart"/>
      <w:r w:rsidR="002A697D" w:rsidRPr="00860E91">
        <w:rPr>
          <w:rFonts w:ascii="Times New Roman" w:hAnsi="Times New Roman" w:cs="Times New Roman"/>
          <w:sz w:val="24"/>
          <w:szCs w:val="24"/>
        </w:rPr>
        <w:t>C</w:t>
      </w:r>
      <w:r w:rsidR="002A697D" w:rsidRPr="00860E91">
        <w:rPr>
          <w:rFonts w:ascii="Times New Roman" w:hAnsi="Times New Roman" w:cs="Times New Roman"/>
          <w:sz w:val="24"/>
          <w:szCs w:val="24"/>
          <w:vertAlign w:val="subscript"/>
        </w:rPr>
        <w:t>out</w:t>
      </w:r>
      <w:proofErr w:type="spellEnd"/>
      <w:r w:rsidR="002A697D" w:rsidRPr="00860E91">
        <w:rPr>
          <w:rFonts w:ascii="Times New Roman" w:hAnsi="Times New Roman" w:cs="Times New Roman"/>
          <w:sz w:val="24"/>
          <w:szCs w:val="24"/>
          <w:vertAlign w:val="subscript"/>
        </w:rPr>
        <w:t xml:space="preserve">   </w:t>
      </w:r>
      <w:r w:rsidR="002A697D" w:rsidRPr="00860E91">
        <w:rPr>
          <w:rFonts w:ascii="Times New Roman" w:hAnsi="Times New Roman" w:cs="Times New Roman"/>
          <w:sz w:val="24"/>
          <w:szCs w:val="24"/>
        </w:rPr>
        <w:t>is the Carry out (MSB). The simulation here is run for 2200 nanoseconds</w:t>
      </w:r>
      <w:r w:rsidR="00EE0A02">
        <w:rPr>
          <w:rFonts w:ascii="Times New Roman" w:hAnsi="Times New Roman" w:cs="Times New Roman"/>
          <w:sz w:val="24"/>
          <w:szCs w:val="24"/>
        </w:rPr>
        <w:t xml:space="preserve"> and</w:t>
      </w:r>
      <w:r w:rsidR="002A697D" w:rsidRPr="00860E91">
        <w:rPr>
          <w:rFonts w:ascii="Times New Roman" w:hAnsi="Times New Roman" w:cs="Times New Roman"/>
          <w:sz w:val="24"/>
          <w:szCs w:val="24"/>
        </w:rPr>
        <w:t xml:space="preserve"> </w:t>
      </w:r>
      <w:r w:rsidR="00EE0A02">
        <w:rPr>
          <w:rFonts w:ascii="Times New Roman" w:hAnsi="Times New Roman" w:cs="Times New Roman"/>
          <w:sz w:val="24"/>
          <w:szCs w:val="24"/>
        </w:rPr>
        <w:t>t</w:t>
      </w:r>
      <w:r w:rsidR="002A697D" w:rsidRPr="00860E91">
        <w:rPr>
          <w:rFonts w:ascii="Times New Roman" w:hAnsi="Times New Roman" w:cs="Times New Roman"/>
          <w:sz w:val="24"/>
          <w:szCs w:val="24"/>
        </w:rPr>
        <w:t xml:space="preserve">he function of MSQRT CSLA </w:t>
      </w:r>
      <w:r w:rsidR="00801D68">
        <w:rPr>
          <w:rFonts w:ascii="Times New Roman" w:hAnsi="Times New Roman" w:cs="Times New Roman"/>
          <w:sz w:val="24"/>
          <w:szCs w:val="24"/>
        </w:rPr>
        <w:t>remains the</w:t>
      </w:r>
      <w:r w:rsidR="002A697D" w:rsidRPr="00860E91">
        <w:rPr>
          <w:rFonts w:ascii="Times New Roman" w:hAnsi="Times New Roman" w:cs="Times New Roman"/>
          <w:sz w:val="24"/>
          <w:szCs w:val="24"/>
        </w:rPr>
        <w:t xml:space="preserve"> </w:t>
      </w:r>
      <w:r w:rsidR="00801D68">
        <w:rPr>
          <w:rFonts w:ascii="Times New Roman" w:hAnsi="Times New Roman" w:cs="Times New Roman"/>
          <w:sz w:val="24"/>
          <w:szCs w:val="24"/>
        </w:rPr>
        <w:t>same i.e. addition like in the previous case but we are replacing the RCA</w:t>
      </w:r>
      <w:r w:rsidR="00EE0A02">
        <w:rPr>
          <w:rFonts w:ascii="Times New Roman" w:hAnsi="Times New Roman" w:cs="Times New Roman"/>
          <w:sz w:val="24"/>
          <w:szCs w:val="24"/>
        </w:rPr>
        <w:t xml:space="preserve"> with </w:t>
      </w:r>
      <w:proofErr w:type="spellStart"/>
      <w:r w:rsidR="00EE0A02">
        <w:rPr>
          <w:rFonts w:ascii="Times New Roman" w:hAnsi="Times New Roman" w:cs="Times New Roman"/>
          <w:sz w:val="24"/>
          <w:szCs w:val="24"/>
        </w:rPr>
        <w:t>C</w:t>
      </w:r>
      <w:r w:rsidR="00EE0A02">
        <w:rPr>
          <w:rFonts w:ascii="Times New Roman" w:hAnsi="Times New Roman" w:cs="Times New Roman"/>
          <w:sz w:val="24"/>
          <w:szCs w:val="24"/>
          <w:vertAlign w:val="subscript"/>
        </w:rPr>
        <w:t>in</w:t>
      </w:r>
      <w:proofErr w:type="spellEnd"/>
      <w:r w:rsidR="00EE0A02">
        <w:rPr>
          <w:rFonts w:ascii="Times New Roman" w:hAnsi="Times New Roman" w:cs="Times New Roman"/>
          <w:sz w:val="24"/>
          <w:szCs w:val="24"/>
        </w:rPr>
        <w:t xml:space="preserve"> 0</w:t>
      </w:r>
      <w:r w:rsidR="00801D68">
        <w:rPr>
          <w:rFonts w:ascii="Times New Roman" w:hAnsi="Times New Roman" w:cs="Times New Roman"/>
          <w:sz w:val="24"/>
          <w:szCs w:val="24"/>
        </w:rPr>
        <w:t xml:space="preserve"> with a BEC</w:t>
      </w:r>
      <w:r w:rsidR="002A697D" w:rsidRPr="00860E91">
        <w:rPr>
          <w:rFonts w:ascii="Times New Roman" w:hAnsi="Times New Roman" w:cs="Times New Roman"/>
          <w:sz w:val="24"/>
          <w:szCs w:val="24"/>
        </w:rPr>
        <w:t>. Since A, B are 16 bit</w:t>
      </w:r>
      <w:r w:rsidR="00801D68">
        <w:rPr>
          <w:rFonts w:ascii="Times New Roman" w:hAnsi="Times New Roman" w:cs="Times New Roman"/>
          <w:sz w:val="24"/>
          <w:szCs w:val="24"/>
        </w:rPr>
        <w:t xml:space="preserve"> </w:t>
      </w:r>
      <w:r w:rsidR="00EE0A02">
        <w:rPr>
          <w:rFonts w:ascii="Times New Roman" w:hAnsi="Times New Roman" w:cs="Times New Roman"/>
          <w:sz w:val="24"/>
          <w:szCs w:val="24"/>
        </w:rPr>
        <w:t>decimal</w:t>
      </w:r>
      <w:r w:rsidR="00801D68">
        <w:rPr>
          <w:rFonts w:ascii="Times New Roman" w:hAnsi="Times New Roman" w:cs="Times New Roman"/>
          <w:sz w:val="24"/>
          <w:szCs w:val="24"/>
        </w:rPr>
        <w:t xml:space="preserve"> numbers </w:t>
      </w:r>
      <w:r w:rsidR="00EE0A02">
        <w:rPr>
          <w:rFonts w:ascii="Times New Roman" w:hAnsi="Times New Roman" w:cs="Times New Roman"/>
          <w:sz w:val="24"/>
          <w:szCs w:val="24"/>
        </w:rPr>
        <w:t>and can be converted to binary</w:t>
      </w:r>
      <w:r w:rsidR="002A697D" w:rsidRPr="00860E91">
        <w:rPr>
          <w:rFonts w:ascii="Times New Roman" w:hAnsi="Times New Roman" w:cs="Times New Roman"/>
          <w:sz w:val="24"/>
          <w:szCs w:val="24"/>
        </w:rPr>
        <w:t xml:space="preserve"> their sum would </w:t>
      </w:r>
      <w:r w:rsidR="000226EE" w:rsidRPr="00860E91">
        <w:rPr>
          <w:rFonts w:ascii="Times New Roman" w:hAnsi="Times New Roman" w:cs="Times New Roman"/>
          <w:sz w:val="24"/>
          <w:szCs w:val="24"/>
        </w:rPr>
        <w:t xml:space="preserve">be </w:t>
      </w:r>
      <w:r w:rsidR="002A697D" w:rsidRPr="00860E91">
        <w:rPr>
          <w:rFonts w:ascii="Times New Roman" w:hAnsi="Times New Roman" w:cs="Times New Roman"/>
          <w:sz w:val="24"/>
          <w:szCs w:val="24"/>
        </w:rPr>
        <w:t>a 17 bit if there is a carry out and if there is no carry out the sum would be a 16 bit.</w:t>
      </w:r>
      <w:r w:rsidR="00801D68">
        <w:rPr>
          <w:rFonts w:ascii="Times New Roman" w:hAnsi="Times New Roman" w:cs="Times New Roman"/>
          <w:sz w:val="24"/>
          <w:szCs w:val="24"/>
        </w:rPr>
        <w:t xml:space="preserve"> There is no carry out here since small </w:t>
      </w:r>
      <w:r w:rsidR="00EE0A02">
        <w:rPr>
          <w:rFonts w:ascii="Times New Roman" w:hAnsi="Times New Roman" w:cs="Times New Roman"/>
          <w:sz w:val="24"/>
          <w:szCs w:val="24"/>
        </w:rPr>
        <w:t xml:space="preserve">decimal </w:t>
      </w:r>
      <w:r w:rsidR="00801D68">
        <w:rPr>
          <w:rFonts w:ascii="Times New Roman" w:hAnsi="Times New Roman" w:cs="Times New Roman"/>
          <w:sz w:val="24"/>
          <w:szCs w:val="24"/>
        </w:rPr>
        <w:t>values are used here but for five digit decimal number there will be a carry out.</w:t>
      </w:r>
    </w:p>
    <w:p w14:paraId="05F08810" w14:textId="40E9D41D" w:rsidR="002A697D" w:rsidRPr="00860E91" w:rsidRDefault="00ED19DD" w:rsidP="005857B4">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diagram during</w:t>
      </w:r>
      <w:r w:rsidR="002A697D" w:rsidRPr="00860E91">
        <w:rPr>
          <w:rFonts w:ascii="Times New Roman" w:hAnsi="Times New Roman" w:cs="Times New Roman"/>
          <w:sz w:val="24"/>
          <w:szCs w:val="24"/>
        </w:rPr>
        <w:t xml:space="preserve"> the simul</w:t>
      </w:r>
      <w:r w:rsidR="00892748">
        <w:rPr>
          <w:rFonts w:ascii="Times New Roman" w:hAnsi="Times New Roman" w:cs="Times New Roman"/>
          <w:sz w:val="24"/>
          <w:szCs w:val="24"/>
        </w:rPr>
        <w:t>ation the radix is set to d</w:t>
      </w:r>
      <w:r w:rsidR="00E54599" w:rsidRPr="00860E91">
        <w:rPr>
          <w:rFonts w:ascii="Times New Roman" w:hAnsi="Times New Roman" w:cs="Times New Roman"/>
          <w:sz w:val="24"/>
          <w:szCs w:val="24"/>
        </w:rPr>
        <w:t>ecimal</w:t>
      </w:r>
      <w:r w:rsidR="00801D68">
        <w:rPr>
          <w:rFonts w:ascii="Times New Roman" w:hAnsi="Times New Roman" w:cs="Times New Roman"/>
          <w:sz w:val="24"/>
          <w:szCs w:val="24"/>
        </w:rPr>
        <w:t xml:space="preserve"> and</w:t>
      </w:r>
      <w:r w:rsidR="002A697D" w:rsidRPr="00860E91">
        <w:rPr>
          <w:rFonts w:ascii="Times New Roman" w:hAnsi="Times New Roman" w:cs="Times New Roman"/>
          <w:sz w:val="24"/>
          <w:szCs w:val="24"/>
        </w:rPr>
        <w:t xml:space="preserve"> the sum is given as</w:t>
      </w:r>
    </w:p>
    <w:p w14:paraId="7FD48947" w14:textId="51BC672B" w:rsidR="000226EE" w:rsidRPr="00860E91" w:rsidRDefault="002A697D" w:rsidP="005857B4">
      <w:pPr>
        <w:spacing w:after="120" w:line="480" w:lineRule="auto"/>
        <w:jc w:val="both"/>
        <w:rPr>
          <w:rFonts w:ascii="Times New Roman" w:hAnsi="Times New Roman" w:cs="Times New Roman"/>
          <w:sz w:val="24"/>
          <w:szCs w:val="24"/>
        </w:rPr>
      </w:pPr>
      <w:r w:rsidRPr="00860E91">
        <w:rPr>
          <w:rFonts w:ascii="Times New Roman" w:hAnsi="Times New Roman" w:cs="Times New Roman"/>
          <w:sz w:val="24"/>
          <w:szCs w:val="24"/>
        </w:rPr>
        <w:t xml:space="preserve">S= A + B +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(0)</w:t>
      </w:r>
    </w:p>
    <w:p w14:paraId="17A36088" w14:textId="1707688A" w:rsidR="000226EE" w:rsidRPr="00860E91" w:rsidRDefault="000226EE"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A=10 and B=30</w:t>
      </w:r>
    </w:p>
    <w:p w14:paraId="71BAFF12" w14:textId="4D85099D" w:rsidR="000226EE" w:rsidRPr="00860E91" w:rsidRDefault="000226EE"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S= 40</w:t>
      </w:r>
    </w:p>
    <w:p w14:paraId="3E8AA53F" w14:textId="3A388D2C" w:rsidR="00314181" w:rsidRPr="00860E91" w:rsidRDefault="001E3AA2"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 xml:space="preserve">Since the SQRT CSLA is an adder it adds the inputs A, B and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and the output would be the sum of </w:t>
      </w:r>
      <w:r w:rsidR="00112125" w:rsidRPr="00860E91">
        <w:rPr>
          <w:rFonts w:ascii="Times New Roman" w:hAnsi="Times New Roman" w:cs="Times New Roman"/>
          <w:sz w:val="24"/>
          <w:szCs w:val="24"/>
        </w:rPr>
        <w:t>three of them with a carry out.</w:t>
      </w:r>
    </w:p>
    <w:p w14:paraId="3DCDD664" w14:textId="2478E3B4" w:rsidR="001E3AA2" w:rsidRPr="00860E91" w:rsidRDefault="00110E86" w:rsidP="005857B4">
      <w:pPr>
        <w:keepNext/>
        <w:keepLines/>
        <w:spacing w:after="120" w:line="480" w:lineRule="auto"/>
        <w:outlineLvl w:val="2"/>
        <w:rPr>
          <w:rFonts w:ascii="Times New Roman" w:eastAsiaTheme="majorEastAsia" w:hAnsi="Times New Roman" w:cs="Times New Roman"/>
          <w:sz w:val="24"/>
          <w:szCs w:val="24"/>
        </w:rPr>
      </w:pPr>
      <w:bookmarkStart w:id="319" w:name="_Toc436926862"/>
      <w:r w:rsidRPr="00860E91">
        <w:rPr>
          <w:rFonts w:ascii="Times New Roman" w:hAnsi="Times New Roman" w:cs="Times New Roman"/>
          <w:noProof/>
        </w:rPr>
        <w:drawing>
          <wp:anchor distT="0" distB="0" distL="114300" distR="114300" simplePos="0" relativeHeight="251661312" behindDoc="0" locked="0" layoutInCell="1" allowOverlap="1" wp14:anchorId="5494044A" wp14:editId="024F9D78">
            <wp:simplePos x="0" y="0"/>
            <wp:positionH relativeFrom="margin">
              <wp:posOffset>619125</wp:posOffset>
            </wp:positionH>
            <wp:positionV relativeFrom="paragraph">
              <wp:posOffset>246380</wp:posOffset>
            </wp:positionV>
            <wp:extent cx="4810125" cy="16417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8019" cy="164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AA2" w:rsidRPr="00860E91">
        <w:rPr>
          <w:rFonts w:ascii="Times New Roman" w:hAnsi="Times New Roman" w:cs="Times New Roman"/>
          <w:b/>
          <w:sz w:val="24"/>
          <w:szCs w:val="24"/>
        </w:rPr>
        <w:t>4.3</w:t>
      </w:r>
      <w:r w:rsidR="0099091F" w:rsidRPr="00860E91">
        <w:rPr>
          <w:rFonts w:ascii="Times New Roman" w:hAnsi="Times New Roman" w:cs="Times New Roman"/>
          <w:b/>
          <w:sz w:val="24"/>
          <w:szCs w:val="24"/>
        </w:rPr>
        <w:t xml:space="preserve">. </w:t>
      </w:r>
      <w:r w:rsidR="001E3AA2" w:rsidRPr="00860E91">
        <w:rPr>
          <w:rFonts w:ascii="Times New Roman" w:hAnsi="Times New Roman" w:cs="Times New Roman"/>
          <w:b/>
          <w:sz w:val="24"/>
          <w:szCs w:val="24"/>
        </w:rPr>
        <w:t>Schematics</w:t>
      </w:r>
      <w:bookmarkEnd w:id="319"/>
    </w:p>
    <w:p w14:paraId="1CA68136" w14:textId="785B0A75" w:rsidR="001E3AA2" w:rsidRPr="00860E91" w:rsidRDefault="001E3AA2" w:rsidP="005857B4">
      <w:pPr>
        <w:spacing w:after="120" w:line="480" w:lineRule="auto"/>
        <w:rPr>
          <w:rFonts w:ascii="Times New Roman" w:hAnsi="Times New Roman" w:cs="Times New Roman"/>
        </w:rPr>
      </w:pPr>
    </w:p>
    <w:p w14:paraId="5E6761F3" w14:textId="77777777" w:rsidR="00110E86" w:rsidRPr="00860E91" w:rsidRDefault="00110E86" w:rsidP="005857B4">
      <w:pPr>
        <w:widowControl w:val="0"/>
        <w:autoSpaceDE w:val="0"/>
        <w:autoSpaceDN w:val="0"/>
        <w:adjustRightInd w:val="0"/>
        <w:spacing w:after="120" w:line="480" w:lineRule="auto"/>
        <w:jc w:val="center"/>
        <w:rPr>
          <w:rFonts w:ascii="Times New Roman" w:hAnsi="Times New Roman" w:cs="Times New Roman"/>
          <w:bCs/>
          <w:sz w:val="24"/>
          <w:szCs w:val="24"/>
        </w:rPr>
      </w:pPr>
    </w:p>
    <w:p w14:paraId="3F259725" w14:textId="77777777" w:rsidR="00110E86" w:rsidRPr="00860E91" w:rsidRDefault="00110E86" w:rsidP="005857B4">
      <w:pPr>
        <w:widowControl w:val="0"/>
        <w:autoSpaceDE w:val="0"/>
        <w:autoSpaceDN w:val="0"/>
        <w:adjustRightInd w:val="0"/>
        <w:spacing w:after="120" w:line="480" w:lineRule="auto"/>
        <w:jc w:val="center"/>
        <w:rPr>
          <w:rFonts w:ascii="Times New Roman" w:hAnsi="Times New Roman" w:cs="Times New Roman"/>
          <w:bCs/>
          <w:sz w:val="24"/>
          <w:szCs w:val="24"/>
        </w:rPr>
      </w:pPr>
    </w:p>
    <w:p w14:paraId="6E56295C" w14:textId="77777777" w:rsidR="00110E86" w:rsidRPr="00860E91" w:rsidRDefault="00110E86" w:rsidP="005857B4">
      <w:pPr>
        <w:widowControl w:val="0"/>
        <w:autoSpaceDE w:val="0"/>
        <w:autoSpaceDN w:val="0"/>
        <w:adjustRightInd w:val="0"/>
        <w:spacing w:after="120" w:line="480" w:lineRule="auto"/>
        <w:jc w:val="center"/>
        <w:rPr>
          <w:rFonts w:ascii="Times New Roman" w:hAnsi="Times New Roman" w:cs="Times New Roman"/>
          <w:bCs/>
          <w:sz w:val="24"/>
          <w:szCs w:val="24"/>
        </w:rPr>
      </w:pPr>
    </w:p>
    <w:p w14:paraId="31136535" w14:textId="06823F51" w:rsidR="00110E86" w:rsidRPr="00860E91" w:rsidRDefault="001E3AA2" w:rsidP="005857B4">
      <w:pPr>
        <w:keepNext/>
        <w:keepLines/>
        <w:spacing w:after="120" w:line="480" w:lineRule="auto"/>
        <w:jc w:val="center"/>
        <w:outlineLvl w:val="2"/>
        <w:rPr>
          <w:rFonts w:ascii="Times New Roman" w:eastAsiaTheme="majorEastAsia" w:hAnsi="Times New Roman" w:cs="Times New Roman"/>
          <w:sz w:val="24"/>
          <w:szCs w:val="24"/>
        </w:rPr>
      </w:pPr>
      <w:bookmarkStart w:id="320" w:name="_Toc435746300"/>
      <w:bookmarkStart w:id="321" w:name="_Toc436136179"/>
      <w:bookmarkStart w:id="322" w:name="_Toc436220585"/>
      <w:bookmarkStart w:id="323" w:name="_Toc436383542"/>
      <w:bookmarkStart w:id="324" w:name="_Toc436657336"/>
      <w:bookmarkStart w:id="325" w:name="_Toc436926863"/>
      <w:r w:rsidRPr="00860E91">
        <w:rPr>
          <w:rFonts w:ascii="Times New Roman" w:hAnsi="Times New Roman" w:cs="Times New Roman"/>
          <w:bCs/>
          <w:sz w:val="24"/>
          <w:szCs w:val="24"/>
        </w:rPr>
        <w:t>Figure 4.3: Blo</w:t>
      </w:r>
      <w:r w:rsidR="00110E86" w:rsidRPr="00860E91">
        <w:rPr>
          <w:rFonts w:ascii="Times New Roman" w:hAnsi="Times New Roman" w:cs="Times New Roman"/>
          <w:bCs/>
          <w:sz w:val="24"/>
          <w:szCs w:val="24"/>
        </w:rPr>
        <w:t>ck diagram of 16 bit SQRT CSLA</w:t>
      </w:r>
      <w:bookmarkEnd w:id="320"/>
      <w:bookmarkEnd w:id="321"/>
      <w:bookmarkEnd w:id="322"/>
      <w:bookmarkEnd w:id="323"/>
      <w:bookmarkEnd w:id="324"/>
      <w:bookmarkEnd w:id="325"/>
      <w:r w:rsidR="00110E86" w:rsidRPr="00860E91">
        <w:rPr>
          <w:rFonts w:ascii="Times New Roman" w:hAnsi="Times New Roman" w:cs="Times New Roman"/>
          <w:bCs/>
          <w:sz w:val="24"/>
          <w:szCs w:val="24"/>
        </w:rPr>
        <w:t xml:space="preserve"> </w:t>
      </w:r>
    </w:p>
    <w:p w14:paraId="2977EFAA" w14:textId="38584FEB" w:rsidR="00112125" w:rsidRPr="00860E91" w:rsidRDefault="001E3AA2" w:rsidP="005857B4">
      <w:pPr>
        <w:widowControl w:val="0"/>
        <w:autoSpaceDE w:val="0"/>
        <w:autoSpaceDN w:val="0"/>
        <w:adjustRightInd w:val="0"/>
        <w:spacing w:after="120" w:line="480" w:lineRule="auto"/>
        <w:ind w:firstLine="720"/>
        <w:rPr>
          <w:rFonts w:ascii="Times New Roman" w:hAnsi="Times New Roman" w:cs="Times New Roman"/>
          <w:sz w:val="24"/>
          <w:szCs w:val="24"/>
        </w:rPr>
      </w:pPr>
      <w:r w:rsidRPr="00860E91">
        <w:rPr>
          <w:rFonts w:ascii="Times New Roman" w:hAnsi="Times New Roman" w:cs="Times New Roman"/>
          <w:bCs/>
          <w:sz w:val="24"/>
          <w:szCs w:val="24"/>
        </w:rPr>
        <w:t xml:space="preserve">The figure above is the block diagram of the ordinary SQRT CSLA module and </w:t>
      </w:r>
      <w:r w:rsidR="00836FB1">
        <w:rPr>
          <w:rFonts w:ascii="Times New Roman" w:hAnsi="Times New Roman" w:cs="Times New Roman"/>
          <w:bCs/>
          <w:sz w:val="24"/>
          <w:szCs w:val="24"/>
        </w:rPr>
        <w:t>the design has two</w:t>
      </w:r>
      <w:r w:rsidR="00801D68">
        <w:rPr>
          <w:rFonts w:ascii="Times New Roman" w:hAnsi="Times New Roman" w:cs="Times New Roman"/>
          <w:bCs/>
          <w:sz w:val="24"/>
          <w:szCs w:val="24"/>
        </w:rPr>
        <w:t xml:space="preserve"> 16 bit input bits</w:t>
      </w:r>
      <w:r w:rsidRPr="00860E91">
        <w:rPr>
          <w:rFonts w:ascii="Times New Roman" w:hAnsi="Times New Roman" w:cs="Times New Roman"/>
          <w:bCs/>
          <w:sz w:val="24"/>
          <w:szCs w:val="24"/>
        </w:rPr>
        <w:t xml:space="preserve"> </w:t>
      </w:r>
      <w:r w:rsidR="00801D68">
        <w:rPr>
          <w:rFonts w:ascii="Times New Roman" w:hAnsi="Times New Roman" w:cs="Times New Roman"/>
          <w:bCs/>
          <w:sz w:val="24"/>
          <w:szCs w:val="24"/>
        </w:rPr>
        <w:t>are sum is a</w:t>
      </w:r>
      <w:r w:rsidR="00836FB1">
        <w:rPr>
          <w:rFonts w:ascii="Times New Roman" w:hAnsi="Times New Roman" w:cs="Times New Roman"/>
          <w:bCs/>
          <w:sz w:val="24"/>
          <w:szCs w:val="24"/>
        </w:rPr>
        <w:t xml:space="preserve"> 16 it, there will be a 1 bit for</w:t>
      </w:r>
      <w:r w:rsidR="00801D68">
        <w:rPr>
          <w:rFonts w:ascii="Times New Roman" w:hAnsi="Times New Roman" w:cs="Times New Roman"/>
          <w:bCs/>
          <w:sz w:val="24"/>
          <w:szCs w:val="24"/>
        </w:rPr>
        <w:t xml:space="preserve"> carry input and</w:t>
      </w:r>
      <w:r w:rsidR="00836FB1">
        <w:rPr>
          <w:rFonts w:ascii="Times New Roman" w:hAnsi="Times New Roman" w:cs="Times New Roman"/>
          <w:bCs/>
          <w:sz w:val="24"/>
          <w:szCs w:val="24"/>
        </w:rPr>
        <w:t xml:space="preserve"> the 1 bit</w:t>
      </w:r>
      <w:r w:rsidR="00801D68">
        <w:rPr>
          <w:rFonts w:ascii="Times New Roman" w:hAnsi="Times New Roman" w:cs="Times New Roman"/>
          <w:bCs/>
          <w:sz w:val="24"/>
          <w:szCs w:val="24"/>
        </w:rPr>
        <w:t xml:space="preserve"> carry output depends on the sum</w:t>
      </w:r>
      <w:r w:rsidRPr="00860E91">
        <w:rPr>
          <w:rFonts w:ascii="Times New Roman" w:hAnsi="Times New Roman" w:cs="Times New Roman"/>
          <w:bCs/>
          <w:sz w:val="24"/>
          <w:szCs w:val="24"/>
        </w:rPr>
        <w:t>. If we go into the Block desig</w:t>
      </w:r>
      <w:r w:rsidR="00CF4DEE">
        <w:rPr>
          <w:rFonts w:ascii="Times New Roman" w:hAnsi="Times New Roman" w:cs="Times New Roman"/>
          <w:bCs/>
          <w:sz w:val="24"/>
          <w:szCs w:val="24"/>
        </w:rPr>
        <w:t>n we can see the schematic with</w:t>
      </w:r>
      <w:r w:rsidRPr="00860E91">
        <w:rPr>
          <w:rFonts w:ascii="Times New Roman" w:hAnsi="Times New Roman" w:cs="Times New Roman"/>
          <w:bCs/>
          <w:sz w:val="24"/>
          <w:szCs w:val="24"/>
        </w:rPr>
        <w:t xml:space="preserve"> different components that make up the entire module.</w:t>
      </w:r>
      <w:r w:rsidR="00836FB1">
        <w:rPr>
          <w:rFonts w:ascii="Times New Roman" w:hAnsi="Times New Roman" w:cs="Times New Roman"/>
          <w:bCs/>
          <w:sz w:val="24"/>
          <w:szCs w:val="24"/>
        </w:rPr>
        <w:t xml:space="preserve"> </w:t>
      </w:r>
      <w:r w:rsidR="00836FB1">
        <w:rPr>
          <w:rFonts w:ascii="Times New Roman" w:hAnsi="Times New Roman" w:cs="Times New Roman"/>
          <w:sz w:val="24"/>
          <w:szCs w:val="24"/>
        </w:rPr>
        <w:t>D</w:t>
      </w:r>
      <w:r w:rsidR="00801D68">
        <w:rPr>
          <w:rFonts w:ascii="Times New Roman" w:hAnsi="Times New Roman" w:cs="Times New Roman"/>
          <w:sz w:val="24"/>
          <w:szCs w:val="24"/>
        </w:rPr>
        <w:t>ouble clicking on the block design</w:t>
      </w:r>
      <w:r w:rsidR="006121ED">
        <w:rPr>
          <w:rFonts w:ascii="Times New Roman" w:hAnsi="Times New Roman" w:cs="Times New Roman"/>
          <w:sz w:val="24"/>
          <w:szCs w:val="24"/>
        </w:rPr>
        <w:t xml:space="preserve"> </w:t>
      </w:r>
      <w:r w:rsidR="00836FB1">
        <w:rPr>
          <w:rFonts w:ascii="Times New Roman" w:hAnsi="Times New Roman" w:cs="Times New Roman"/>
          <w:sz w:val="24"/>
          <w:szCs w:val="24"/>
        </w:rPr>
        <w:t>opens up</w:t>
      </w:r>
      <w:r w:rsidR="003F2847">
        <w:rPr>
          <w:rFonts w:ascii="Times New Roman" w:hAnsi="Times New Roman" w:cs="Times New Roman"/>
          <w:sz w:val="24"/>
          <w:szCs w:val="24"/>
        </w:rPr>
        <w:t xml:space="preserve"> the </w:t>
      </w:r>
      <w:r w:rsidR="006121ED">
        <w:rPr>
          <w:rFonts w:ascii="Times New Roman" w:hAnsi="Times New Roman" w:cs="Times New Roman"/>
          <w:sz w:val="24"/>
          <w:szCs w:val="24"/>
        </w:rPr>
        <w:t>s</w:t>
      </w:r>
      <w:r w:rsidRPr="00860E91">
        <w:rPr>
          <w:rFonts w:ascii="Times New Roman" w:hAnsi="Times New Roman" w:cs="Times New Roman"/>
          <w:sz w:val="24"/>
          <w:szCs w:val="24"/>
        </w:rPr>
        <w:t xml:space="preserve">chematic of </w:t>
      </w:r>
      <w:r w:rsidR="002A697D" w:rsidRPr="00860E91">
        <w:rPr>
          <w:rFonts w:ascii="Times New Roman" w:hAnsi="Times New Roman" w:cs="Times New Roman"/>
          <w:sz w:val="24"/>
          <w:szCs w:val="24"/>
        </w:rPr>
        <w:t>the module’s synthesized logic</w:t>
      </w:r>
      <w:r w:rsidR="006121ED">
        <w:rPr>
          <w:rFonts w:ascii="Times New Roman" w:hAnsi="Times New Roman" w:cs="Times New Roman"/>
          <w:sz w:val="24"/>
          <w:szCs w:val="24"/>
        </w:rPr>
        <w:t xml:space="preserve"> in the d</w:t>
      </w:r>
      <w:r w:rsidR="00ED19DD">
        <w:rPr>
          <w:rFonts w:ascii="Times New Roman" w:hAnsi="Times New Roman" w:cs="Times New Roman"/>
          <w:sz w:val="24"/>
          <w:szCs w:val="24"/>
        </w:rPr>
        <w:t>esign compiler</w:t>
      </w:r>
      <w:r w:rsidR="002A697D" w:rsidRPr="00860E91">
        <w:rPr>
          <w:rFonts w:ascii="Times New Roman" w:hAnsi="Times New Roman" w:cs="Times New Roman"/>
          <w:sz w:val="24"/>
          <w:szCs w:val="24"/>
        </w:rPr>
        <w:t>.</w:t>
      </w:r>
    </w:p>
    <w:p w14:paraId="477086B3" w14:textId="2EFEC64F" w:rsidR="001E3AA2" w:rsidRPr="00860E91" w:rsidRDefault="001E3AA2" w:rsidP="005857B4">
      <w:pPr>
        <w:keepNext/>
        <w:keepLines/>
        <w:spacing w:after="120" w:line="480" w:lineRule="auto"/>
        <w:outlineLvl w:val="2"/>
        <w:rPr>
          <w:rFonts w:ascii="Times New Roman" w:eastAsiaTheme="majorEastAsia" w:hAnsi="Times New Roman" w:cs="Times New Roman"/>
          <w:sz w:val="24"/>
          <w:szCs w:val="24"/>
        </w:rPr>
      </w:pPr>
      <w:bookmarkStart w:id="326" w:name="_Toc436926864"/>
      <w:r w:rsidRPr="00860E91">
        <w:rPr>
          <w:rFonts w:ascii="Times New Roman" w:hAnsi="Times New Roman" w:cs="Times New Roman"/>
          <w:b/>
          <w:sz w:val="24"/>
          <w:szCs w:val="24"/>
        </w:rPr>
        <w:lastRenderedPageBreak/>
        <w:t>4.4</w:t>
      </w:r>
      <w:r w:rsidR="0099091F" w:rsidRPr="00860E91">
        <w:rPr>
          <w:rFonts w:ascii="Times New Roman" w:hAnsi="Times New Roman" w:cs="Times New Roman"/>
          <w:b/>
          <w:sz w:val="24"/>
          <w:szCs w:val="24"/>
        </w:rPr>
        <w:t xml:space="preserve">. </w:t>
      </w:r>
      <w:r w:rsidR="00E64A93">
        <w:rPr>
          <w:rFonts w:ascii="Times New Roman" w:hAnsi="Times New Roman" w:cs="Times New Roman"/>
          <w:b/>
          <w:sz w:val="24"/>
          <w:szCs w:val="24"/>
        </w:rPr>
        <w:t xml:space="preserve">Schematic </w:t>
      </w:r>
      <w:r w:rsidR="004012A8">
        <w:rPr>
          <w:rFonts w:ascii="Times New Roman" w:hAnsi="Times New Roman" w:cs="Times New Roman"/>
          <w:b/>
          <w:sz w:val="24"/>
          <w:szCs w:val="24"/>
        </w:rPr>
        <w:t>V</w:t>
      </w:r>
      <w:r w:rsidRPr="00860E91">
        <w:rPr>
          <w:rFonts w:ascii="Times New Roman" w:hAnsi="Times New Roman" w:cs="Times New Roman"/>
          <w:b/>
          <w:sz w:val="24"/>
          <w:szCs w:val="24"/>
        </w:rPr>
        <w:t>iew of 16 bit SQRT CSLA (Design Compiler)</w:t>
      </w:r>
      <w:bookmarkEnd w:id="326"/>
    </w:p>
    <w:p w14:paraId="42EC51CD" w14:textId="071FC920" w:rsidR="001E3AA2" w:rsidRPr="00860E91" w:rsidRDefault="00B17A57" w:rsidP="005857B4">
      <w:pPr>
        <w:spacing w:after="120" w:line="480" w:lineRule="auto"/>
        <w:rPr>
          <w:rFonts w:ascii="Times New Roman" w:hAnsi="Times New Roman" w:cs="Times New Roman"/>
        </w:rPr>
      </w:pPr>
      <w:r>
        <w:rPr>
          <w:noProof/>
        </w:rPr>
        <w:drawing>
          <wp:inline distT="0" distB="0" distL="0" distR="0" wp14:anchorId="6973939C" wp14:editId="3970D5F7">
            <wp:extent cx="5132705"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509" cy="3210254"/>
                    </a:xfrm>
                    <a:prstGeom prst="rect">
                      <a:avLst/>
                    </a:prstGeom>
                    <a:noFill/>
                    <a:ln>
                      <a:noFill/>
                    </a:ln>
                  </pic:spPr>
                </pic:pic>
              </a:graphicData>
            </a:graphic>
          </wp:inline>
        </w:drawing>
      </w:r>
    </w:p>
    <w:p w14:paraId="62D7BE68" w14:textId="54C43CAE" w:rsidR="001E3AA2" w:rsidRPr="002E0D23" w:rsidRDefault="001E3AA2" w:rsidP="005857B4">
      <w:pPr>
        <w:keepNext/>
        <w:keepLines/>
        <w:spacing w:after="120" w:line="480" w:lineRule="auto"/>
        <w:jc w:val="center"/>
        <w:outlineLvl w:val="2"/>
        <w:rPr>
          <w:rFonts w:ascii="Times New Roman" w:eastAsiaTheme="majorEastAsia" w:hAnsi="Times New Roman" w:cs="Times New Roman"/>
          <w:sz w:val="24"/>
          <w:szCs w:val="24"/>
        </w:rPr>
      </w:pPr>
      <w:bookmarkStart w:id="327" w:name="_Toc435746302"/>
      <w:bookmarkStart w:id="328" w:name="_Toc436136181"/>
      <w:bookmarkStart w:id="329" w:name="_Toc436220587"/>
      <w:bookmarkStart w:id="330" w:name="_Toc436383544"/>
      <w:bookmarkStart w:id="331" w:name="_Toc436657338"/>
      <w:bookmarkStart w:id="332" w:name="_Toc436926865"/>
      <w:r w:rsidRPr="00860E91">
        <w:rPr>
          <w:rFonts w:ascii="Times New Roman" w:hAnsi="Times New Roman" w:cs="Times New Roman"/>
          <w:bCs/>
          <w:sz w:val="24"/>
          <w:szCs w:val="24"/>
        </w:rPr>
        <w:t>Figure 4.4: Schematic view of 16 bit SQRT CSLA</w:t>
      </w:r>
      <w:bookmarkEnd w:id="327"/>
      <w:bookmarkEnd w:id="328"/>
      <w:bookmarkEnd w:id="329"/>
      <w:bookmarkEnd w:id="330"/>
      <w:bookmarkEnd w:id="331"/>
      <w:bookmarkEnd w:id="332"/>
    </w:p>
    <w:p w14:paraId="695F89E4" w14:textId="674C0668" w:rsidR="00110E86" w:rsidRPr="00860E91" w:rsidRDefault="000F6B49"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Figure above is the s</w:t>
      </w:r>
      <w:r w:rsidR="001E3AA2" w:rsidRPr="00860E91">
        <w:rPr>
          <w:rFonts w:ascii="Times New Roman" w:hAnsi="Times New Roman" w:cs="Times New Roman"/>
          <w:sz w:val="24"/>
          <w:szCs w:val="24"/>
        </w:rPr>
        <w:t>chematic of ordinary SQR</w:t>
      </w:r>
      <w:r w:rsidR="00DD37DB">
        <w:rPr>
          <w:rFonts w:ascii="Times New Roman" w:hAnsi="Times New Roman" w:cs="Times New Roman"/>
          <w:sz w:val="24"/>
          <w:szCs w:val="24"/>
        </w:rPr>
        <w:t>T CSLA</w:t>
      </w:r>
      <w:r w:rsidR="001E3AA2" w:rsidRPr="00860E91">
        <w:rPr>
          <w:rFonts w:ascii="Times New Roman" w:hAnsi="Times New Roman" w:cs="Times New Roman"/>
          <w:sz w:val="24"/>
          <w:szCs w:val="24"/>
        </w:rPr>
        <w:t xml:space="preserve"> with 4 groups in which each group consists of 2 RCA and 1 multiplexer, each RCA is a combination of full adders</w:t>
      </w:r>
      <w:r w:rsidR="002D1223">
        <w:rPr>
          <w:rFonts w:ascii="Times New Roman" w:hAnsi="Times New Roman" w:cs="Times New Roman"/>
          <w:sz w:val="24"/>
          <w:szCs w:val="24"/>
        </w:rPr>
        <w:t>,</w:t>
      </w:r>
      <w:r w:rsidR="003F2847">
        <w:rPr>
          <w:rFonts w:ascii="Times New Roman" w:hAnsi="Times New Roman" w:cs="Times New Roman"/>
          <w:sz w:val="24"/>
          <w:szCs w:val="24"/>
        </w:rPr>
        <w:t xml:space="preserve"> In total there are 9 RCA’s which are combination of</w:t>
      </w:r>
      <w:r w:rsidR="002D1223">
        <w:rPr>
          <w:rFonts w:ascii="Times New Roman" w:hAnsi="Times New Roman" w:cs="Times New Roman"/>
          <w:sz w:val="24"/>
          <w:szCs w:val="24"/>
        </w:rPr>
        <w:t xml:space="preserve"> 30 full adders</w:t>
      </w:r>
      <w:r w:rsidR="001E3AA2" w:rsidRPr="00860E91">
        <w:rPr>
          <w:rFonts w:ascii="Times New Roman" w:hAnsi="Times New Roman" w:cs="Times New Roman"/>
          <w:sz w:val="24"/>
          <w:szCs w:val="24"/>
        </w:rPr>
        <w:t>.</w:t>
      </w:r>
    </w:p>
    <w:p w14:paraId="4BCC7771" w14:textId="1BF1A05B" w:rsidR="00314181" w:rsidRPr="00860E91" w:rsidRDefault="00314181" w:rsidP="005857B4">
      <w:pPr>
        <w:keepNext/>
        <w:keepLines/>
        <w:spacing w:after="120" w:line="480" w:lineRule="auto"/>
        <w:outlineLvl w:val="2"/>
        <w:rPr>
          <w:rFonts w:ascii="Times New Roman" w:eastAsiaTheme="majorEastAsia" w:hAnsi="Times New Roman" w:cs="Times New Roman"/>
          <w:sz w:val="24"/>
          <w:szCs w:val="24"/>
        </w:rPr>
      </w:pPr>
      <w:bookmarkStart w:id="333" w:name="_Toc436926866"/>
      <w:r w:rsidRPr="00860E91">
        <w:rPr>
          <w:rFonts w:ascii="Times New Roman" w:hAnsi="Times New Roman" w:cs="Times New Roman"/>
          <w:b/>
          <w:sz w:val="24"/>
          <w:szCs w:val="24"/>
        </w:rPr>
        <w:t>4.5</w:t>
      </w:r>
      <w:r w:rsidR="0099091F" w:rsidRPr="00860E91">
        <w:rPr>
          <w:rFonts w:ascii="Times New Roman" w:hAnsi="Times New Roman" w:cs="Times New Roman"/>
          <w:b/>
          <w:sz w:val="24"/>
          <w:szCs w:val="24"/>
        </w:rPr>
        <w:t xml:space="preserve">. </w:t>
      </w:r>
      <w:r w:rsidR="00FC1B3E" w:rsidRPr="00860E91">
        <w:rPr>
          <w:rFonts w:ascii="Times New Roman" w:hAnsi="Times New Roman" w:cs="Times New Roman"/>
          <w:b/>
          <w:sz w:val="24"/>
          <w:szCs w:val="24"/>
        </w:rPr>
        <w:t>Functioning of the SQRT CSLA</w:t>
      </w:r>
      <w:bookmarkEnd w:id="333"/>
    </w:p>
    <w:p w14:paraId="7E0F15B8" w14:textId="63B69C0E" w:rsidR="00314181" w:rsidRPr="00860E91" w:rsidRDefault="00CF4DEE"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The First RCA</w:t>
      </w:r>
      <w:r w:rsidR="00B827E3">
        <w:rPr>
          <w:rFonts w:ascii="Times New Roman" w:hAnsi="Times New Roman" w:cs="Times New Roman"/>
          <w:sz w:val="24"/>
          <w:szCs w:val="24"/>
        </w:rPr>
        <w:t xml:space="preserve"> in the first group with 2 bit inputs</w:t>
      </w:r>
      <w:r>
        <w:rPr>
          <w:rFonts w:ascii="Times New Roman" w:hAnsi="Times New Roman" w:cs="Times New Roman"/>
          <w:sz w:val="24"/>
          <w:szCs w:val="24"/>
        </w:rPr>
        <w:t xml:space="preserve"> is a 2</w:t>
      </w:r>
      <w:r w:rsidR="00314181" w:rsidRPr="00860E91">
        <w:rPr>
          <w:rFonts w:ascii="Times New Roman" w:hAnsi="Times New Roman" w:cs="Times New Roman"/>
          <w:sz w:val="24"/>
          <w:szCs w:val="24"/>
        </w:rPr>
        <w:t xml:space="preserve"> bit RCA which drives the sum as one of the outputs and </w:t>
      </w:r>
      <w:proofErr w:type="spellStart"/>
      <w:r w:rsidR="00314181" w:rsidRPr="00860E91">
        <w:rPr>
          <w:rFonts w:ascii="Times New Roman" w:hAnsi="Times New Roman" w:cs="Times New Roman"/>
          <w:sz w:val="24"/>
          <w:szCs w:val="24"/>
        </w:rPr>
        <w:t>C</w:t>
      </w:r>
      <w:r w:rsidR="00314181" w:rsidRPr="00860E91">
        <w:rPr>
          <w:rFonts w:ascii="Times New Roman" w:hAnsi="Times New Roman" w:cs="Times New Roman"/>
          <w:sz w:val="24"/>
          <w:szCs w:val="24"/>
          <w:vertAlign w:val="subscript"/>
        </w:rPr>
        <w:t>out</w:t>
      </w:r>
      <w:proofErr w:type="spellEnd"/>
      <w:r w:rsidR="00314181" w:rsidRPr="00860E91">
        <w:rPr>
          <w:rFonts w:ascii="Times New Roman" w:hAnsi="Times New Roman" w:cs="Times New Roman"/>
          <w:sz w:val="24"/>
          <w:szCs w:val="24"/>
          <w:vertAlign w:val="subscript"/>
        </w:rPr>
        <w:t xml:space="preserve"> </w:t>
      </w:r>
      <w:r>
        <w:rPr>
          <w:rFonts w:ascii="Times New Roman" w:hAnsi="Times New Roman" w:cs="Times New Roman"/>
          <w:sz w:val="24"/>
          <w:szCs w:val="24"/>
        </w:rPr>
        <w:t>from it to the</w:t>
      </w:r>
      <w:r w:rsidR="00314181" w:rsidRPr="00860E91">
        <w:rPr>
          <w:rFonts w:ascii="Times New Roman" w:hAnsi="Times New Roman" w:cs="Times New Roman"/>
          <w:sz w:val="24"/>
          <w:szCs w:val="24"/>
        </w:rPr>
        <w:t xml:space="preserve"> multiplexer</w:t>
      </w:r>
      <w:r w:rsidR="002D1223">
        <w:rPr>
          <w:rFonts w:ascii="Times New Roman" w:hAnsi="Times New Roman" w:cs="Times New Roman"/>
          <w:sz w:val="24"/>
          <w:szCs w:val="24"/>
        </w:rPr>
        <w:t xml:space="preserve"> of next stage</w:t>
      </w:r>
      <w:r w:rsidR="00314181" w:rsidRPr="00860E91">
        <w:rPr>
          <w:rFonts w:ascii="Times New Roman" w:hAnsi="Times New Roman" w:cs="Times New Roman"/>
          <w:sz w:val="24"/>
          <w:szCs w:val="24"/>
        </w:rPr>
        <w:t xml:space="preserve"> as a select line or control line.</w:t>
      </w:r>
    </w:p>
    <w:p w14:paraId="1D71DA96" w14:textId="7E1F0E2D" w:rsidR="009824F7" w:rsidRPr="00860E91" w:rsidRDefault="009824F7"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 xml:space="preserve">The second group of the SQRT CSLA is </w:t>
      </w:r>
      <w:r w:rsidR="00B827E3">
        <w:rPr>
          <w:rFonts w:ascii="Times New Roman" w:hAnsi="Times New Roman" w:cs="Times New Roman"/>
          <w:sz w:val="24"/>
          <w:szCs w:val="24"/>
        </w:rPr>
        <w:t xml:space="preserve">also </w:t>
      </w:r>
      <w:r w:rsidRPr="00860E91">
        <w:rPr>
          <w:rFonts w:ascii="Times New Roman" w:hAnsi="Times New Roman" w:cs="Times New Roman"/>
          <w:sz w:val="24"/>
          <w:szCs w:val="24"/>
        </w:rPr>
        <w:t>a 2 bit RCA</w:t>
      </w:r>
      <w:r w:rsidR="00B827E3">
        <w:rPr>
          <w:rFonts w:ascii="Times New Roman" w:hAnsi="Times New Roman" w:cs="Times New Roman"/>
          <w:sz w:val="24"/>
          <w:szCs w:val="24"/>
        </w:rPr>
        <w:t xml:space="preserve"> with inputs A and B,</w:t>
      </w:r>
      <w:r w:rsidRPr="00860E91">
        <w:rPr>
          <w:rFonts w:ascii="Times New Roman" w:hAnsi="Times New Roman" w:cs="Times New Roman"/>
          <w:sz w:val="24"/>
          <w:szCs w:val="24"/>
        </w:rPr>
        <w:t xml:space="preserve"> it has two RCA’s one with</w:t>
      </w:r>
      <w:r w:rsidR="00CF4DEE">
        <w:rPr>
          <w:rFonts w:ascii="Times New Roman" w:hAnsi="Times New Roman" w:cs="Times New Roman"/>
          <w:sz w:val="24"/>
          <w:szCs w:val="24"/>
        </w:rPr>
        <w:t xml:space="preserve"> </w:t>
      </w:r>
      <w:proofErr w:type="spellStart"/>
      <w:r w:rsidR="00CF4DEE">
        <w:rPr>
          <w:rFonts w:ascii="Times New Roman" w:hAnsi="Times New Roman" w:cs="Times New Roman"/>
          <w:sz w:val="24"/>
          <w:szCs w:val="24"/>
        </w:rPr>
        <w:t>C</w:t>
      </w:r>
      <w:r w:rsidR="00CF4DEE">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bit 0 and other with</w:t>
      </w:r>
      <w:r w:rsidR="00CF4DEE">
        <w:rPr>
          <w:rFonts w:ascii="Times New Roman" w:hAnsi="Times New Roman" w:cs="Times New Roman"/>
          <w:sz w:val="24"/>
          <w:szCs w:val="24"/>
        </w:rPr>
        <w:t xml:space="preserve"> </w:t>
      </w:r>
      <w:proofErr w:type="spellStart"/>
      <w:r w:rsidR="00CF4DEE">
        <w:rPr>
          <w:rFonts w:ascii="Times New Roman" w:hAnsi="Times New Roman" w:cs="Times New Roman"/>
          <w:sz w:val="24"/>
          <w:szCs w:val="24"/>
        </w:rPr>
        <w:t>C</w:t>
      </w:r>
      <w:r w:rsidR="00CF4DEE">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bit 1.</w:t>
      </w:r>
      <w:r w:rsidR="000E7C46">
        <w:rPr>
          <w:rFonts w:ascii="Times New Roman" w:hAnsi="Times New Roman" w:cs="Times New Roman"/>
          <w:sz w:val="24"/>
          <w:szCs w:val="24"/>
        </w:rPr>
        <w:t xml:space="preserve"> The two RCA’s together perform the sum operation in parallel and the correct sum and carry is selected with the </w:t>
      </w:r>
      <w:r w:rsidR="000E7C46">
        <w:rPr>
          <w:rFonts w:ascii="Times New Roman" w:hAnsi="Times New Roman" w:cs="Times New Roman"/>
          <w:sz w:val="24"/>
          <w:szCs w:val="24"/>
        </w:rPr>
        <w:lastRenderedPageBreak/>
        <w:t xml:space="preserve">help of </w:t>
      </w:r>
      <w:r w:rsidR="00445E54">
        <w:rPr>
          <w:rFonts w:ascii="Times New Roman" w:hAnsi="Times New Roman" w:cs="Times New Roman"/>
          <w:sz w:val="24"/>
          <w:szCs w:val="24"/>
        </w:rPr>
        <w:t>2:1 mux</w:t>
      </w:r>
      <w:r w:rsidR="000E7C46">
        <w:rPr>
          <w:rFonts w:ascii="Times New Roman" w:hAnsi="Times New Roman" w:cs="Times New Roman"/>
          <w:sz w:val="24"/>
          <w:szCs w:val="24"/>
        </w:rPr>
        <w:t xml:space="preserve">. The </w:t>
      </w:r>
      <w:proofErr w:type="spellStart"/>
      <w:r w:rsidR="000E7C46">
        <w:rPr>
          <w:rFonts w:ascii="Times New Roman" w:hAnsi="Times New Roman" w:cs="Times New Roman"/>
          <w:sz w:val="24"/>
          <w:szCs w:val="24"/>
        </w:rPr>
        <w:t>C</w:t>
      </w:r>
      <w:r w:rsidR="000E7C46">
        <w:rPr>
          <w:rFonts w:ascii="Times New Roman" w:hAnsi="Times New Roman" w:cs="Times New Roman"/>
          <w:sz w:val="24"/>
          <w:szCs w:val="24"/>
          <w:vertAlign w:val="subscript"/>
        </w:rPr>
        <w:t>out</w:t>
      </w:r>
      <w:proofErr w:type="spellEnd"/>
      <w:r w:rsidR="000E7C46">
        <w:rPr>
          <w:rFonts w:ascii="Times New Roman" w:hAnsi="Times New Roman" w:cs="Times New Roman"/>
          <w:sz w:val="24"/>
          <w:szCs w:val="24"/>
          <w:vertAlign w:val="subscript"/>
        </w:rPr>
        <w:t xml:space="preserve"> </w:t>
      </w:r>
      <w:r w:rsidR="000E7C46">
        <w:rPr>
          <w:rFonts w:ascii="Times New Roman" w:hAnsi="Times New Roman" w:cs="Times New Roman"/>
          <w:sz w:val="24"/>
          <w:szCs w:val="24"/>
        </w:rPr>
        <w:t xml:space="preserve">of the previous stage is used as select line or control signal for the mux in this group and selects the correct sum from the RCA and if the value of select line is a binary 0 then it selects sum from RCA </w:t>
      </w:r>
      <w:r w:rsidR="000E7C46" w:rsidRPr="00860E91">
        <w:rPr>
          <w:rFonts w:ascii="Times New Roman" w:hAnsi="Times New Roman" w:cs="Times New Roman"/>
          <w:sz w:val="24"/>
          <w:szCs w:val="24"/>
        </w:rPr>
        <w:t xml:space="preserve">with </w:t>
      </w:r>
      <w:proofErr w:type="spellStart"/>
      <w:r w:rsidR="000E7C46" w:rsidRPr="00860E91">
        <w:rPr>
          <w:rFonts w:ascii="Times New Roman" w:hAnsi="Times New Roman" w:cs="Times New Roman"/>
          <w:sz w:val="24"/>
          <w:szCs w:val="24"/>
        </w:rPr>
        <w:t>C</w:t>
      </w:r>
      <w:r w:rsidR="000E7C46" w:rsidRPr="00860E91">
        <w:rPr>
          <w:rFonts w:ascii="Times New Roman" w:hAnsi="Times New Roman" w:cs="Times New Roman"/>
          <w:sz w:val="24"/>
          <w:szCs w:val="24"/>
          <w:vertAlign w:val="subscript"/>
        </w:rPr>
        <w:t>in</w:t>
      </w:r>
      <w:proofErr w:type="spellEnd"/>
      <w:r w:rsidR="000E7C46" w:rsidRPr="00860E91">
        <w:rPr>
          <w:rFonts w:ascii="Times New Roman" w:hAnsi="Times New Roman" w:cs="Times New Roman"/>
          <w:sz w:val="24"/>
          <w:szCs w:val="24"/>
        </w:rPr>
        <w:t>=0</w:t>
      </w:r>
      <w:r w:rsidR="000E7C46">
        <w:rPr>
          <w:rFonts w:ascii="Times New Roman" w:hAnsi="Times New Roman" w:cs="Times New Roman"/>
          <w:sz w:val="24"/>
          <w:szCs w:val="24"/>
        </w:rPr>
        <w:t xml:space="preserve"> and if the value of select line is a binary 1 then it selects sum from RCA </w:t>
      </w:r>
      <w:r w:rsidR="000E7C46" w:rsidRPr="00860E91">
        <w:rPr>
          <w:rFonts w:ascii="Times New Roman" w:hAnsi="Times New Roman" w:cs="Times New Roman"/>
          <w:sz w:val="24"/>
          <w:szCs w:val="24"/>
        </w:rPr>
        <w:t xml:space="preserve">with </w:t>
      </w:r>
      <w:proofErr w:type="spellStart"/>
      <w:r w:rsidR="000E7C46" w:rsidRPr="00860E91">
        <w:rPr>
          <w:rFonts w:ascii="Times New Roman" w:hAnsi="Times New Roman" w:cs="Times New Roman"/>
          <w:sz w:val="24"/>
          <w:szCs w:val="24"/>
        </w:rPr>
        <w:t>C</w:t>
      </w:r>
      <w:r w:rsidR="000E7C46">
        <w:rPr>
          <w:rFonts w:ascii="Times New Roman" w:hAnsi="Times New Roman" w:cs="Times New Roman"/>
          <w:sz w:val="24"/>
          <w:szCs w:val="24"/>
          <w:vertAlign w:val="subscript"/>
        </w:rPr>
        <w:t>in</w:t>
      </w:r>
      <w:proofErr w:type="spellEnd"/>
      <w:r w:rsidR="000E7C46">
        <w:rPr>
          <w:rFonts w:ascii="Times New Roman" w:hAnsi="Times New Roman" w:cs="Times New Roman"/>
          <w:sz w:val="24"/>
          <w:szCs w:val="24"/>
        </w:rPr>
        <w:t xml:space="preserve"> 1.</w:t>
      </w:r>
      <w:r w:rsidR="000E7C46" w:rsidRPr="00860E91">
        <w:rPr>
          <w:rFonts w:ascii="Times New Roman" w:hAnsi="Times New Roman" w:cs="Times New Roman"/>
          <w:sz w:val="24"/>
          <w:szCs w:val="24"/>
        </w:rPr>
        <w:t xml:space="preserve"> </w:t>
      </w:r>
      <w:r w:rsidR="000E7C46">
        <w:rPr>
          <w:rFonts w:ascii="Times New Roman" w:hAnsi="Times New Roman" w:cs="Times New Roman"/>
          <w:sz w:val="24"/>
          <w:szCs w:val="24"/>
        </w:rPr>
        <w:t>The carry out of the sum from both the RCA’s is also selected in the same way by the carry multiplexer depending on the value of the control line and the Carry of the sum</w:t>
      </w:r>
      <w:r w:rsidRPr="00860E91">
        <w:rPr>
          <w:rFonts w:ascii="Times New Roman" w:hAnsi="Times New Roman" w:cs="Times New Roman"/>
          <w:sz w:val="24"/>
          <w:szCs w:val="24"/>
        </w:rPr>
        <w:t>.</w:t>
      </w:r>
    </w:p>
    <w:p w14:paraId="461060DE" w14:textId="4D7A5252" w:rsidR="00314181" w:rsidRPr="00860E91" w:rsidRDefault="00BE5EE2"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Similarly the t</w:t>
      </w:r>
      <w:r w:rsidR="00314181" w:rsidRPr="00860E91">
        <w:rPr>
          <w:rFonts w:ascii="Times New Roman" w:hAnsi="Times New Roman" w:cs="Times New Roman"/>
          <w:sz w:val="24"/>
          <w:szCs w:val="24"/>
        </w:rPr>
        <w:t>hird group has a 3 bit</w:t>
      </w:r>
      <w:r w:rsidR="000E7C46">
        <w:rPr>
          <w:rFonts w:ascii="Times New Roman" w:hAnsi="Times New Roman" w:cs="Times New Roman"/>
          <w:sz w:val="24"/>
          <w:szCs w:val="24"/>
        </w:rPr>
        <w:t xml:space="preserve"> inputs A and B </w:t>
      </w:r>
      <w:r w:rsidR="00314181" w:rsidRPr="00860E91">
        <w:rPr>
          <w:rFonts w:ascii="Times New Roman" w:hAnsi="Times New Roman" w:cs="Times New Roman"/>
          <w:sz w:val="24"/>
          <w:szCs w:val="24"/>
        </w:rPr>
        <w:t>and it also has two RCA’s with</w:t>
      </w:r>
      <w:r w:rsidR="0083129C" w:rsidRPr="00860E91">
        <w:rPr>
          <w:rFonts w:ascii="Times New Roman" w:hAnsi="Times New Roman" w:cs="Times New Roman"/>
          <w:sz w:val="24"/>
          <w:szCs w:val="24"/>
        </w:rPr>
        <w:t xml:space="preserve"> </w:t>
      </w:r>
      <w:proofErr w:type="spellStart"/>
      <w:r w:rsidR="0083129C" w:rsidRPr="00860E91">
        <w:rPr>
          <w:rFonts w:ascii="Times New Roman" w:hAnsi="Times New Roman" w:cs="Times New Roman"/>
          <w:sz w:val="24"/>
          <w:szCs w:val="24"/>
        </w:rPr>
        <w:t>C</w:t>
      </w:r>
      <w:r w:rsidR="0083129C" w:rsidRPr="00860E91">
        <w:rPr>
          <w:rFonts w:ascii="Times New Roman" w:hAnsi="Times New Roman" w:cs="Times New Roman"/>
          <w:sz w:val="24"/>
          <w:szCs w:val="24"/>
          <w:vertAlign w:val="subscript"/>
        </w:rPr>
        <w:t>in</w:t>
      </w:r>
      <w:proofErr w:type="spellEnd"/>
      <w:r w:rsidR="00314181" w:rsidRPr="00860E91">
        <w:rPr>
          <w:rFonts w:ascii="Times New Roman" w:hAnsi="Times New Roman" w:cs="Times New Roman"/>
          <w:sz w:val="24"/>
          <w:szCs w:val="24"/>
        </w:rPr>
        <w:t xml:space="preserve"> </w:t>
      </w:r>
      <w:r w:rsidR="0083129C" w:rsidRPr="00860E91">
        <w:rPr>
          <w:rFonts w:ascii="Times New Roman" w:hAnsi="Times New Roman" w:cs="Times New Roman"/>
          <w:sz w:val="24"/>
          <w:szCs w:val="24"/>
        </w:rPr>
        <w:t xml:space="preserve">as </w:t>
      </w:r>
      <w:r w:rsidR="00314181" w:rsidRPr="00860E91">
        <w:rPr>
          <w:rFonts w:ascii="Times New Roman" w:hAnsi="Times New Roman" w:cs="Times New Roman"/>
          <w:sz w:val="24"/>
          <w:szCs w:val="24"/>
        </w:rPr>
        <w:t xml:space="preserve">bit 0 and bit 1. These </w:t>
      </w:r>
      <w:r w:rsidR="00651A7D">
        <w:rPr>
          <w:rFonts w:ascii="Times New Roman" w:hAnsi="Times New Roman" w:cs="Times New Roman"/>
          <w:sz w:val="24"/>
          <w:szCs w:val="24"/>
        </w:rPr>
        <w:t xml:space="preserve">two RCA’s drive </w:t>
      </w:r>
      <w:r w:rsidR="005F486D">
        <w:rPr>
          <w:rFonts w:ascii="Times New Roman" w:hAnsi="Times New Roman" w:cs="Times New Roman"/>
          <w:sz w:val="24"/>
          <w:szCs w:val="24"/>
        </w:rPr>
        <w:t>3</w:t>
      </w:r>
      <w:r w:rsidR="00592CAB" w:rsidRPr="00860E91">
        <w:rPr>
          <w:rFonts w:ascii="Times New Roman" w:hAnsi="Times New Roman" w:cs="Times New Roman"/>
          <w:sz w:val="24"/>
          <w:szCs w:val="24"/>
        </w:rPr>
        <w:t xml:space="preserve"> bit</w:t>
      </w:r>
      <w:r w:rsidR="005F486D">
        <w:rPr>
          <w:rFonts w:ascii="Times New Roman" w:hAnsi="Times New Roman" w:cs="Times New Roman"/>
          <w:sz w:val="24"/>
          <w:szCs w:val="24"/>
        </w:rPr>
        <w:t xml:space="preserve"> sum and a carry out </w:t>
      </w:r>
      <w:r w:rsidR="00592CAB" w:rsidRPr="00860E91">
        <w:rPr>
          <w:rFonts w:ascii="Times New Roman" w:hAnsi="Times New Roman" w:cs="Times New Roman"/>
          <w:sz w:val="24"/>
          <w:szCs w:val="24"/>
        </w:rPr>
        <w:t>to the</w:t>
      </w:r>
      <w:r w:rsidR="005F486D">
        <w:rPr>
          <w:rFonts w:ascii="Times New Roman" w:hAnsi="Times New Roman" w:cs="Times New Roman"/>
          <w:sz w:val="24"/>
          <w:szCs w:val="24"/>
        </w:rPr>
        <w:t xml:space="preserve"> sum mux and the carry </w:t>
      </w:r>
      <w:r w:rsidR="00314181" w:rsidRPr="00860E91">
        <w:rPr>
          <w:rFonts w:ascii="Times New Roman" w:hAnsi="Times New Roman" w:cs="Times New Roman"/>
          <w:sz w:val="24"/>
          <w:szCs w:val="24"/>
        </w:rPr>
        <w:t xml:space="preserve"> mux</w:t>
      </w:r>
      <w:r w:rsidR="00324296" w:rsidRPr="00860E91">
        <w:rPr>
          <w:rFonts w:ascii="Times New Roman" w:hAnsi="Times New Roman" w:cs="Times New Roman"/>
          <w:sz w:val="24"/>
          <w:szCs w:val="24"/>
        </w:rPr>
        <w:t xml:space="preserve"> and based upon the carry out of the previous stage the correct </w:t>
      </w:r>
      <w:r w:rsidR="005F486D">
        <w:rPr>
          <w:rFonts w:ascii="Times New Roman" w:hAnsi="Times New Roman" w:cs="Times New Roman"/>
          <w:sz w:val="24"/>
          <w:szCs w:val="24"/>
        </w:rPr>
        <w:t>s</w:t>
      </w:r>
      <w:r w:rsidR="00324296" w:rsidRPr="00860E91">
        <w:rPr>
          <w:rFonts w:ascii="Times New Roman" w:hAnsi="Times New Roman" w:cs="Times New Roman"/>
          <w:sz w:val="24"/>
          <w:szCs w:val="24"/>
        </w:rPr>
        <w:t>um</w:t>
      </w:r>
      <w:r w:rsidR="005F486D">
        <w:rPr>
          <w:rFonts w:ascii="Times New Roman" w:hAnsi="Times New Roman" w:cs="Times New Roman"/>
          <w:sz w:val="24"/>
          <w:szCs w:val="24"/>
        </w:rPr>
        <w:t xml:space="preserve"> and carry</w:t>
      </w:r>
      <w:r w:rsidR="00324296" w:rsidRPr="00860E91">
        <w:rPr>
          <w:rFonts w:ascii="Times New Roman" w:hAnsi="Times New Roman" w:cs="Times New Roman"/>
          <w:sz w:val="24"/>
          <w:szCs w:val="24"/>
        </w:rPr>
        <w:t xml:space="preserve"> is selected either from RCA with </w:t>
      </w:r>
      <w:proofErr w:type="spellStart"/>
      <w:r w:rsidR="00324296" w:rsidRPr="00860E91">
        <w:rPr>
          <w:rFonts w:ascii="Times New Roman" w:hAnsi="Times New Roman" w:cs="Times New Roman"/>
          <w:sz w:val="24"/>
          <w:szCs w:val="24"/>
        </w:rPr>
        <w:t>C</w:t>
      </w:r>
      <w:r w:rsidR="00324296" w:rsidRPr="00860E91">
        <w:rPr>
          <w:rFonts w:ascii="Times New Roman" w:hAnsi="Times New Roman" w:cs="Times New Roman"/>
          <w:sz w:val="24"/>
          <w:szCs w:val="24"/>
          <w:vertAlign w:val="subscript"/>
        </w:rPr>
        <w:t>in</w:t>
      </w:r>
      <w:proofErr w:type="spellEnd"/>
      <w:r w:rsidR="00324296" w:rsidRPr="00860E91">
        <w:rPr>
          <w:rFonts w:ascii="Times New Roman" w:hAnsi="Times New Roman" w:cs="Times New Roman"/>
          <w:sz w:val="24"/>
          <w:szCs w:val="24"/>
        </w:rPr>
        <w:t xml:space="preserve">=0 or RCA with </w:t>
      </w:r>
      <w:proofErr w:type="spellStart"/>
      <w:r w:rsidR="00324296" w:rsidRPr="00860E91">
        <w:rPr>
          <w:rFonts w:ascii="Times New Roman" w:hAnsi="Times New Roman" w:cs="Times New Roman"/>
          <w:sz w:val="24"/>
          <w:szCs w:val="24"/>
        </w:rPr>
        <w:t>C</w:t>
      </w:r>
      <w:r w:rsidR="00324296" w:rsidRPr="00860E91">
        <w:rPr>
          <w:rFonts w:ascii="Times New Roman" w:hAnsi="Times New Roman" w:cs="Times New Roman"/>
          <w:sz w:val="24"/>
          <w:szCs w:val="24"/>
          <w:vertAlign w:val="subscript"/>
        </w:rPr>
        <w:t>in</w:t>
      </w:r>
      <w:proofErr w:type="spellEnd"/>
      <w:r w:rsidR="00324296" w:rsidRPr="00860E91">
        <w:rPr>
          <w:rFonts w:ascii="Times New Roman" w:hAnsi="Times New Roman" w:cs="Times New Roman"/>
          <w:sz w:val="24"/>
          <w:szCs w:val="24"/>
        </w:rPr>
        <w:t xml:space="preserve">=1 by the multiplexer. </w:t>
      </w:r>
    </w:p>
    <w:p w14:paraId="7D60FF4F" w14:textId="02DBAAD5" w:rsidR="00314181" w:rsidRPr="00860E91" w:rsidRDefault="00314181"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Simi</w:t>
      </w:r>
      <w:r w:rsidR="00BE5EE2">
        <w:rPr>
          <w:rFonts w:ascii="Times New Roman" w:hAnsi="Times New Roman" w:cs="Times New Roman"/>
          <w:sz w:val="24"/>
          <w:szCs w:val="24"/>
        </w:rPr>
        <w:t>larly the f</w:t>
      </w:r>
      <w:r w:rsidRPr="00860E91">
        <w:rPr>
          <w:rFonts w:ascii="Times New Roman" w:hAnsi="Times New Roman" w:cs="Times New Roman"/>
          <w:sz w:val="24"/>
          <w:szCs w:val="24"/>
        </w:rPr>
        <w:t xml:space="preserve">ourth group has </w:t>
      </w:r>
      <w:r w:rsidR="005F486D">
        <w:rPr>
          <w:rFonts w:ascii="Times New Roman" w:hAnsi="Times New Roman" w:cs="Times New Roman"/>
          <w:sz w:val="24"/>
          <w:szCs w:val="24"/>
        </w:rPr>
        <w:t>two</w:t>
      </w:r>
      <w:r w:rsidRPr="00860E91">
        <w:rPr>
          <w:rFonts w:ascii="Times New Roman" w:hAnsi="Times New Roman" w:cs="Times New Roman"/>
          <w:sz w:val="24"/>
          <w:szCs w:val="24"/>
        </w:rPr>
        <w:t xml:space="preserve"> 4 bit</w:t>
      </w:r>
      <w:r w:rsidR="005F486D">
        <w:rPr>
          <w:rFonts w:ascii="Times New Roman" w:hAnsi="Times New Roman" w:cs="Times New Roman"/>
          <w:sz w:val="24"/>
          <w:szCs w:val="24"/>
        </w:rPr>
        <w:t xml:space="preserve"> inputs</w:t>
      </w:r>
      <w:r w:rsidRPr="00860E91">
        <w:rPr>
          <w:rFonts w:ascii="Times New Roman" w:hAnsi="Times New Roman" w:cs="Times New Roman"/>
          <w:sz w:val="24"/>
          <w:szCs w:val="24"/>
        </w:rPr>
        <w:t xml:space="preserve"> and it also has two RCA’s with bit 0 and</w:t>
      </w:r>
      <w:r w:rsidR="00651A7D">
        <w:rPr>
          <w:rFonts w:ascii="Times New Roman" w:hAnsi="Times New Roman" w:cs="Times New Roman"/>
          <w:sz w:val="24"/>
          <w:szCs w:val="24"/>
        </w:rPr>
        <w:t xml:space="preserve"> bit 1. These two RCA’s drive 5</w:t>
      </w:r>
      <w:r w:rsidRPr="00860E91">
        <w:rPr>
          <w:rFonts w:ascii="Times New Roman" w:hAnsi="Times New Roman" w:cs="Times New Roman"/>
          <w:sz w:val="24"/>
          <w:szCs w:val="24"/>
        </w:rPr>
        <w:t xml:space="preserve"> bits</w:t>
      </w:r>
      <w:r w:rsidR="00324296" w:rsidRPr="00860E91">
        <w:rPr>
          <w:rFonts w:ascii="Times New Roman" w:hAnsi="Times New Roman" w:cs="Times New Roman"/>
          <w:sz w:val="24"/>
          <w:szCs w:val="24"/>
        </w:rPr>
        <w:t xml:space="preserve"> in parallel from two RCA</w:t>
      </w:r>
      <w:r w:rsidR="00592CAB" w:rsidRPr="00860E91">
        <w:rPr>
          <w:rFonts w:ascii="Times New Roman" w:hAnsi="Times New Roman" w:cs="Times New Roman"/>
          <w:sz w:val="24"/>
          <w:szCs w:val="24"/>
        </w:rPr>
        <w:t xml:space="preserve"> to the</w:t>
      </w:r>
      <w:r w:rsidRPr="00860E91">
        <w:rPr>
          <w:rFonts w:ascii="Times New Roman" w:hAnsi="Times New Roman" w:cs="Times New Roman"/>
          <w:sz w:val="24"/>
          <w:szCs w:val="24"/>
        </w:rPr>
        <w:t xml:space="preserve"> mux and</w:t>
      </w:r>
      <w:r w:rsidR="00324296" w:rsidRPr="00860E91">
        <w:rPr>
          <w:rFonts w:ascii="Times New Roman" w:hAnsi="Times New Roman" w:cs="Times New Roman"/>
          <w:sz w:val="24"/>
          <w:szCs w:val="24"/>
        </w:rPr>
        <w:t xml:space="preserve"> depending upon the carry out of the previous stage</w:t>
      </w:r>
      <w:r w:rsidR="00BE5EE2">
        <w:rPr>
          <w:rFonts w:ascii="Times New Roman" w:hAnsi="Times New Roman" w:cs="Times New Roman"/>
          <w:sz w:val="24"/>
          <w:szCs w:val="24"/>
        </w:rPr>
        <w:t xml:space="preserve"> the delay and a</w:t>
      </w:r>
      <w:r w:rsidRPr="00860E91">
        <w:rPr>
          <w:rFonts w:ascii="Times New Roman" w:hAnsi="Times New Roman" w:cs="Times New Roman"/>
          <w:sz w:val="24"/>
          <w:szCs w:val="24"/>
        </w:rPr>
        <w:t xml:space="preserve">rea for this group is also calculated. </w:t>
      </w:r>
    </w:p>
    <w:p w14:paraId="1DA51791" w14:textId="338E3C4C" w:rsidR="004A4046" w:rsidRPr="00860E91" w:rsidRDefault="00314181" w:rsidP="006A05BF">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 xml:space="preserve">The fifth group has </w:t>
      </w:r>
      <w:r w:rsidR="005F486D">
        <w:rPr>
          <w:rFonts w:ascii="Times New Roman" w:hAnsi="Times New Roman" w:cs="Times New Roman"/>
          <w:sz w:val="24"/>
          <w:szCs w:val="24"/>
        </w:rPr>
        <w:t>two</w:t>
      </w:r>
      <w:r w:rsidRPr="00860E91">
        <w:rPr>
          <w:rFonts w:ascii="Times New Roman" w:hAnsi="Times New Roman" w:cs="Times New Roman"/>
          <w:sz w:val="24"/>
          <w:szCs w:val="24"/>
        </w:rPr>
        <w:t xml:space="preserve"> 5 bit</w:t>
      </w:r>
      <w:r w:rsidR="005F486D">
        <w:rPr>
          <w:rFonts w:ascii="Times New Roman" w:hAnsi="Times New Roman" w:cs="Times New Roman"/>
          <w:sz w:val="24"/>
          <w:szCs w:val="24"/>
        </w:rPr>
        <w:t xml:space="preserve"> inputs</w:t>
      </w:r>
      <w:r w:rsidRPr="00860E91">
        <w:rPr>
          <w:rFonts w:ascii="Times New Roman" w:hAnsi="Times New Roman" w:cs="Times New Roman"/>
          <w:sz w:val="24"/>
          <w:szCs w:val="24"/>
        </w:rPr>
        <w:t xml:space="preserve"> with two pairs of RCA’s with bit 0 and bit 1</w:t>
      </w:r>
      <w:r w:rsidR="005F486D">
        <w:rPr>
          <w:rFonts w:ascii="Times New Roman" w:hAnsi="Times New Roman" w:cs="Times New Roman"/>
          <w:sz w:val="24"/>
          <w:szCs w:val="24"/>
        </w:rPr>
        <w:t xml:space="preserve"> as </w:t>
      </w:r>
      <w:proofErr w:type="spellStart"/>
      <w:r w:rsidR="005F486D">
        <w:rPr>
          <w:rFonts w:ascii="Times New Roman" w:hAnsi="Times New Roman" w:cs="Times New Roman"/>
          <w:sz w:val="24"/>
          <w:szCs w:val="24"/>
        </w:rPr>
        <w:t>C</w:t>
      </w:r>
      <w:r w:rsidR="005F486D">
        <w:rPr>
          <w:rFonts w:ascii="Times New Roman" w:hAnsi="Times New Roman" w:cs="Times New Roman"/>
          <w:sz w:val="24"/>
          <w:szCs w:val="24"/>
          <w:vertAlign w:val="subscript"/>
        </w:rPr>
        <w:t>in</w:t>
      </w:r>
      <w:proofErr w:type="spellEnd"/>
      <w:r w:rsidR="005F486D">
        <w:rPr>
          <w:rFonts w:ascii="Times New Roman" w:hAnsi="Times New Roman" w:cs="Times New Roman"/>
          <w:sz w:val="24"/>
          <w:szCs w:val="24"/>
        </w:rPr>
        <w:t xml:space="preserve"> the</w:t>
      </w:r>
      <w:r w:rsidR="00651A7D">
        <w:rPr>
          <w:rFonts w:ascii="Times New Roman" w:hAnsi="Times New Roman" w:cs="Times New Roman"/>
          <w:sz w:val="24"/>
          <w:szCs w:val="24"/>
        </w:rPr>
        <w:t xml:space="preserve"> </w:t>
      </w:r>
      <w:r w:rsidR="005F486D">
        <w:rPr>
          <w:rFonts w:ascii="Times New Roman" w:hAnsi="Times New Roman" w:cs="Times New Roman"/>
          <w:sz w:val="24"/>
          <w:szCs w:val="24"/>
        </w:rPr>
        <w:t>5 bit sum and a carry bit if there is a carry present are driven as output to the 2:1 multiplexers as input.</w:t>
      </w:r>
      <w:r w:rsidR="00592CAB" w:rsidRPr="00860E91">
        <w:rPr>
          <w:rFonts w:ascii="Times New Roman" w:hAnsi="Times New Roman" w:cs="Times New Roman"/>
          <w:sz w:val="24"/>
          <w:szCs w:val="24"/>
        </w:rPr>
        <w:t xml:space="preserve"> </w:t>
      </w:r>
      <w:r w:rsidR="00836FB1">
        <w:rPr>
          <w:rFonts w:ascii="Times New Roman" w:hAnsi="Times New Roman" w:cs="Times New Roman"/>
          <w:sz w:val="24"/>
          <w:szCs w:val="24"/>
        </w:rPr>
        <w:t xml:space="preserve">The mux here performs the same function as that of the previous stages. </w:t>
      </w:r>
      <w:r w:rsidR="00324296" w:rsidRPr="00860E91">
        <w:rPr>
          <w:rFonts w:ascii="Times New Roman" w:hAnsi="Times New Roman" w:cs="Times New Roman"/>
          <w:sz w:val="24"/>
          <w:szCs w:val="24"/>
        </w:rPr>
        <w:t>T</w:t>
      </w:r>
      <w:r w:rsidRPr="00860E91">
        <w:rPr>
          <w:rFonts w:ascii="Times New Roman" w:hAnsi="Times New Roman" w:cs="Times New Roman"/>
          <w:sz w:val="24"/>
          <w:szCs w:val="24"/>
        </w:rPr>
        <w:t xml:space="preserve">he delay </w:t>
      </w:r>
      <w:r w:rsidR="00BE5EE2">
        <w:rPr>
          <w:rFonts w:ascii="Times New Roman" w:hAnsi="Times New Roman" w:cs="Times New Roman"/>
          <w:sz w:val="24"/>
          <w:szCs w:val="24"/>
        </w:rPr>
        <w:t>and a</w:t>
      </w:r>
      <w:r w:rsidRPr="00860E91">
        <w:rPr>
          <w:rFonts w:ascii="Times New Roman" w:hAnsi="Times New Roman" w:cs="Times New Roman"/>
          <w:sz w:val="24"/>
          <w:szCs w:val="24"/>
        </w:rPr>
        <w:t>rea are calculated for all groups</w:t>
      </w:r>
      <w:r w:rsidR="005F486D">
        <w:rPr>
          <w:rFonts w:ascii="Times New Roman" w:hAnsi="Times New Roman" w:cs="Times New Roman"/>
          <w:sz w:val="24"/>
          <w:szCs w:val="24"/>
        </w:rPr>
        <w:t xml:space="preserve"> together</w:t>
      </w:r>
      <w:r w:rsidR="00445E54">
        <w:rPr>
          <w:rFonts w:ascii="Times New Roman" w:hAnsi="Times New Roman" w:cs="Times New Roman"/>
          <w:sz w:val="24"/>
          <w:szCs w:val="24"/>
        </w:rPr>
        <w:t xml:space="preserve"> internally</w:t>
      </w:r>
      <w:r w:rsidRPr="00860E91">
        <w:rPr>
          <w:rFonts w:ascii="Times New Roman" w:hAnsi="Times New Roman" w:cs="Times New Roman"/>
          <w:sz w:val="24"/>
          <w:szCs w:val="24"/>
        </w:rPr>
        <w:t xml:space="preserve"> </w:t>
      </w:r>
      <w:r w:rsidR="00445E54">
        <w:rPr>
          <w:rFonts w:ascii="Times New Roman" w:hAnsi="Times New Roman" w:cs="Times New Roman"/>
          <w:sz w:val="24"/>
          <w:szCs w:val="24"/>
        </w:rPr>
        <w:t xml:space="preserve">and total delay </w:t>
      </w:r>
      <w:r w:rsidR="00BE5EE2">
        <w:rPr>
          <w:rFonts w:ascii="Times New Roman" w:hAnsi="Times New Roman" w:cs="Times New Roman"/>
          <w:sz w:val="24"/>
          <w:szCs w:val="24"/>
        </w:rPr>
        <w:t>and</w:t>
      </w:r>
      <w:r w:rsidR="00445E54">
        <w:rPr>
          <w:rFonts w:ascii="Times New Roman" w:hAnsi="Times New Roman" w:cs="Times New Roman"/>
          <w:sz w:val="24"/>
          <w:szCs w:val="24"/>
        </w:rPr>
        <w:t xml:space="preserve"> area</w:t>
      </w:r>
      <w:r w:rsidR="00BE5EE2">
        <w:rPr>
          <w:rFonts w:ascii="Times New Roman" w:hAnsi="Times New Roman" w:cs="Times New Roman"/>
          <w:sz w:val="24"/>
          <w:szCs w:val="24"/>
        </w:rPr>
        <w:t xml:space="preserve"> can </w:t>
      </w:r>
      <w:r w:rsidR="00445E54">
        <w:rPr>
          <w:rFonts w:ascii="Times New Roman" w:hAnsi="Times New Roman" w:cs="Times New Roman"/>
          <w:sz w:val="24"/>
          <w:szCs w:val="24"/>
        </w:rPr>
        <w:t>are generated</w:t>
      </w:r>
      <w:r w:rsidR="00BE5EE2">
        <w:rPr>
          <w:rFonts w:ascii="Times New Roman" w:hAnsi="Times New Roman" w:cs="Times New Roman"/>
          <w:sz w:val="24"/>
          <w:szCs w:val="24"/>
        </w:rPr>
        <w:t xml:space="preserve"> </w:t>
      </w:r>
      <w:r w:rsidR="00445E54">
        <w:rPr>
          <w:rFonts w:ascii="Times New Roman" w:hAnsi="Times New Roman" w:cs="Times New Roman"/>
          <w:sz w:val="24"/>
          <w:szCs w:val="24"/>
        </w:rPr>
        <w:t>from</w:t>
      </w:r>
      <w:r w:rsidR="00BE5EE2">
        <w:rPr>
          <w:rFonts w:ascii="Times New Roman" w:hAnsi="Times New Roman" w:cs="Times New Roman"/>
          <w:sz w:val="24"/>
          <w:szCs w:val="24"/>
        </w:rPr>
        <w:t xml:space="preserve"> the timing report and a</w:t>
      </w:r>
      <w:r w:rsidRPr="00860E91">
        <w:rPr>
          <w:rFonts w:ascii="Times New Roman" w:hAnsi="Times New Roman" w:cs="Times New Roman"/>
          <w:sz w:val="24"/>
          <w:szCs w:val="24"/>
        </w:rPr>
        <w:t xml:space="preserve">rea report. </w:t>
      </w:r>
      <w:r w:rsidR="00836FB1">
        <w:rPr>
          <w:rFonts w:ascii="Times New Roman" w:hAnsi="Times New Roman" w:cs="Times New Roman"/>
          <w:sz w:val="24"/>
          <w:szCs w:val="24"/>
        </w:rPr>
        <w:t xml:space="preserve">In total 16 bit Sum from all groups together is generated as output, </w:t>
      </w:r>
      <w:r w:rsidR="00445E54">
        <w:rPr>
          <w:rFonts w:ascii="Times New Roman" w:hAnsi="Times New Roman" w:cs="Times New Roman"/>
          <w:sz w:val="24"/>
          <w:szCs w:val="24"/>
        </w:rPr>
        <w:t>if the</w:t>
      </w:r>
      <w:r w:rsidR="00836FB1">
        <w:rPr>
          <w:rFonts w:ascii="Times New Roman" w:hAnsi="Times New Roman" w:cs="Times New Roman"/>
          <w:sz w:val="24"/>
          <w:szCs w:val="24"/>
        </w:rPr>
        <w:t xml:space="preserve"> </w:t>
      </w:r>
      <w:proofErr w:type="spellStart"/>
      <w:r w:rsidR="00836FB1">
        <w:rPr>
          <w:rFonts w:ascii="Times New Roman" w:hAnsi="Times New Roman" w:cs="Times New Roman"/>
          <w:sz w:val="24"/>
          <w:szCs w:val="24"/>
        </w:rPr>
        <w:t>C</w:t>
      </w:r>
      <w:r w:rsidR="00836FB1">
        <w:rPr>
          <w:rFonts w:ascii="Times New Roman" w:hAnsi="Times New Roman" w:cs="Times New Roman"/>
          <w:sz w:val="24"/>
          <w:szCs w:val="24"/>
          <w:vertAlign w:val="subscript"/>
        </w:rPr>
        <w:t>out</w:t>
      </w:r>
      <w:proofErr w:type="spellEnd"/>
      <w:r w:rsidR="00836FB1">
        <w:rPr>
          <w:rFonts w:ascii="Times New Roman" w:hAnsi="Times New Roman" w:cs="Times New Roman"/>
          <w:sz w:val="24"/>
          <w:szCs w:val="24"/>
        </w:rPr>
        <w:t xml:space="preserve"> </w:t>
      </w:r>
      <w:r w:rsidR="00445E54">
        <w:rPr>
          <w:rFonts w:ascii="Times New Roman" w:hAnsi="Times New Roman" w:cs="Times New Roman"/>
          <w:sz w:val="24"/>
          <w:szCs w:val="24"/>
        </w:rPr>
        <w:t xml:space="preserve">is 1 </w:t>
      </w:r>
      <w:r w:rsidR="00836FB1">
        <w:rPr>
          <w:rFonts w:ascii="Times New Roman" w:hAnsi="Times New Roman" w:cs="Times New Roman"/>
          <w:sz w:val="24"/>
          <w:szCs w:val="24"/>
        </w:rPr>
        <w:t>then a 17 bit is generated</w:t>
      </w:r>
      <w:r w:rsidR="00445E54">
        <w:rPr>
          <w:rFonts w:ascii="Times New Roman" w:hAnsi="Times New Roman" w:cs="Times New Roman"/>
          <w:sz w:val="24"/>
          <w:szCs w:val="24"/>
        </w:rPr>
        <w:t>, this can be seen for sum of large numbers</w:t>
      </w:r>
      <w:r w:rsidR="00836FB1">
        <w:rPr>
          <w:rFonts w:ascii="Times New Roman" w:hAnsi="Times New Roman" w:cs="Times New Roman"/>
          <w:sz w:val="24"/>
          <w:szCs w:val="24"/>
        </w:rPr>
        <w:t>.</w:t>
      </w:r>
    </w:p>
    <w:p w14:paraId="08D189EA" w14:textId="72AC0A6B" w:rsidR="008476C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334" w:name="_Toc436926867"/>
      <w:r w:rsidRPr="00860E91">
        <w:rPr>
          <w:rFonts w:ascii="Times New Roman" w:hAnsi="Times New Roman" w:cs="Times New Roman"/>
          <w:b/>
          <w:sz w:val="24"/>
          <w:szCs w:val="24"/>
        </w:rPr>
        <w:lastRenderedPageBreak/>
        <w:t xml:space="preserve">4.6. </w:t>
      </w:r>
      <w:r w:rsidR="008476C1" w:rsidRPr="00860E91">
        <w:rPr>
          <w:rFonts w:ascii="Times New Roman" w:hAnsi="Times New Roman" w:cs="Times New Roman"/>
          <w:b/>
          <w:sz w:val="24"/>
          <w:szCs w:val="24"/>
        </w:rPr>
        <w:t xml:space="preserve">Inner </w:t>
      </w:r>
      <w:r w:rsidR="004012A8">
        <w:rPr>
          <w:rFonts w:ascii="Times New Roman" w:hAnsi="Times New Roman" w:cs="Times New Roman"/>
          <w:b/>
          <w:sz w:val="24"/>
          <w:szCs w:val="24"/>
        </w:rPr>
        <w:t>V</w:t>
      </w:r>
      <w:r w:rsidR="008476C1" w:rsidRPr="00860E91">
        <w:rPr>
          <w:rFonts w:ascii="Times New Roman" w:hAnsi="Times New Roman" w:cs="Times New Roman"/>
          <w:b/>
          <w:sz w:val="24"/>
          <w:szCs w:val="24"/>
        </w:rPr>
        <w:t>iew of 5 bit RCA of the SQRT CSLA</w:t>
      </w:r>
      <w:bookmarkEnd w:id="334"/>
    </w:p>
    <w:p w14:paraId="5D36CDF5" w14:textId="3E7F164F" w:rsidR="00314181" w:rsidRPr="00860E91" w:rsidRDefault="0058786B" w:rsidP="005857B4">
      <w:pPr>
        <w:spacing w:after="120" w:line="480" w:lineRule="auto"/>
        <w:rPr>
          <w:rFonts w:ascii="Times New Roman" w:hAnsi="Times New Roman" w:cs="Times New Roman"/>
          <w:b/>
          <w:sz w:val="24"/>
          <w:szCs w:val="24"/>
        </w:rPr>
      </w:pPr>
      <w:r w:rsidRPr="00860E91">
        <w:rPr>
          <w:rFonts w:ascii="Times New Roman" w:hAnsi="Times New Roman" w:cs="Times New Roman"/>
          <w:noProof/>
        </w:rPr>
        <w:drawing>
          <wp:inline distT="0" distB="0" distL="0" distR="0" wp14:anchorId="61D66B72" wp14:editId="234C3AF9">
            <wp:extent cx="5347970" cy="2456121"/>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8299" cy="2465457"/>
                    </a:xfrm>
                    <a:prstGeom prst="rect">
                      <a:avLst/>
                    </a:prstGeom>
                    <a:noFill/>
                    <a:ln>
                      <a:noFill/>
                    </a:ln>
                  </pic:spPr>
                </pic:pic>
              </a:graphicData>
            </a:graphic>
          </wp:inline>
        </w:drawing>
      </w:r>
    </w:p>
    <w:p w14:paraId="217C465C" w14:textId="2697460F"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35" w:name="_Toc435746305"/>
      <w:bookmarkStart w:id="336" w:name="_Toc436136184"/>
      <w:bookmarkStart w:id="337" w:name="_Toc436220590"/>
      <w:bookmarkStart w:id="338" w:name="_Toc436383547"/>
      <w:bookmarkStart w:id="339" w:name="_Toc436657341"/>
      <w:bookmarkStart w:id="340" w:name="_Toc436926868"/>
      <w:r w:rsidRPr="00860E91">
        <w:rPr>
          <w:rFonts w:ascii="Times New Roman" w:hAnsi="Times New Roman" w:cs="Times New Roman"/>
          <w:bCs/>
          <w:sz w:val="24"/>
          <w:szCs w:val="24"/>
        </w:rPr>
        <w:t xml:space="preserve">Figure 4.5: Inner view of 5 bit </w:t>
      </w:r>
      <w:r w:rsidR="006E3A9E" w:rsidRPr="00860E91">
        <w:rPr>
          <w:rFonts w:ascii="Times New Roman" w:hAnsi="Times New Roman" w:cs="Times New Roman"/>
          <w:sz w:val="24"/>
          <w:szCs w:val="24"/>
        </w:rPr>
        <w:t>RCA</w:t>
      </w:r>
      <w:bookmarkEnd w:id="335"/>
      <w:bookmarkEnd w:id="336"/>
      <w:bookmarkEnd w:id="337"/>
      <w:bookmarkEnd w:id="338"/>
      <w:bookmarkEnd w:id="339"/>
      <w:bookmarkEnd w:id="340"/>
    </w:p>
    <w:p w14:paraId="06BC4EFD" w14:textId="136A31EB" w:rsidR="00624BA2" w:rsidRPr="003F2847" w:rsidRDefault="003F2847" w:rsidP="006A05BF">
      <w:pPr>
        <w:spacing w:after="120" w:line="480" w:lineRule="auto"/>
        <w:ind w:left="720"/>
        <w:rPr>
          <w:rFonts w:ascii="Times New Roman" w:hAnsi="Times New Roman" w:cs="Times New Roman"/>
          <w:sz w:val="24"/>
          <w:szCs w:val="24"/>
        </w:rPr>
      </w:pPr>
      <w:r>
        <w:rPr>
          <w:rFonts w:ascii="Times New Roman" w:hAnsi="Times New Roman" w:cs="Times New Roman"/>
          <w:sz w:val="24"/>
          <w:szCs w:val="24"/>
        </w:rPr>
        <w:tab/>
      </w:r>
      <w:r w:rsidR="00314181" w:rsidRPr="00860E91">
        <w:rPr>
          <w:rFonts w:ascii="Times New Roman" w:hAnsi="Times New Roman" w:cs="Times New Roman"/>
          <w:sz w:val="24"/>
          <w:szCs w:val="24"/>
        </w:rPr>
        <w:t>Figure above is the inner view of ripple carry adder which is a combination of</w:t>
      </w:r>
      <w:r w:rsidR="00836FB1">
        <w:rPr>
          <w:rFonts w:ascii="Times New Roman" w:hAnsi="Times New Roman" w:cs="Times New Roman"/>
          <w:sz w:val="24"/>
          <w:szCs w:val="24"/>
        </w:rPr>
        <w:t xml:space="preserve"> 5</w:t>
      </w:r>
      <w:r w:rsidR="00314181" w:rsidRPr="00860E91">
        <w:rPr>
          <w:rFonts w:ascii="Times New Roman" w:hAnsi="Times New Roman" w:cs="Times New Roman"/>
          <w:sz w:val="24"/>
          <w:szCs w:val="24"/>
        </w:rPr>
        <w:t xml:space="preserve"> full adders. Here there is some propagation delay created before the </w:t>
      </w:r>
      <w:proofErr w:type="spellStart"/>
      <w:r w:rsidR="00314181" w:rsidRPr="00860E91">
        <w:rPr>
          <w:rFonts w:ascii="Times New Roman" w:hAnsi="Times New Roman" w:cs="Times New Roman"/>
          <w:sz w:val="24"/>
          <w:szCs w:val="24"/>
        </w:rPr>
        <w:t>C</w:t>
      </w:r>
      <w:r w:rsidR="00314181" w:rsidRPr="00860E91">
        <w:rPr>
          <w:rFonts w:ascii="Times New Roman" w:hAnsi="Times New Roman" w:cs="Times New Roman"/>
          <w:sz w:val="24"/>
          <w:szCs w:val="24"/>
          <w:vertAlign w:val="subscript"/>
        </w:rPr>
        <w:t>out</w:t>
      </w:r>
      <w:proofErr w:type="spellEnd"/>
      <w:r w:rsidR="00314181" w:rsidRPr="00860E91">
        <w:rPr>
          <w:rFonts w:ascii="Times New Roman" w:hAnsi="Times New Roman" w:cs="Times New Roman"/>
          <w:sz w:val="24"/>
          <w:szCs w:val="24"/>
        </w:rPr>
        <w:t xml:space="preserve"> is valid and some delay also occurs when the sum is valid. Each adder in succession takes more propagation delay than the previous one and</w:t>
      </w:r>
      <w:r w:rsidR="00DA35F5" w:rsidRPr="00860E91">
        <w:rPr>
          <w:rFonts w:ascii="Times New Roman" w:hAnsi="Times New Roman" w:cs="Times New Roman"/>
          <w:sz w:val="24"/>
          <w:szCs w:val="24"/>
        </w:rPr>
        <w:t xml:space="preserve"> thus causes the overall delay.</w:t>
      </w:r>
      <w:r>
        <w:rPr>
          <w:rFonts w:ascii="Times New Roman" w:hAnsi="Times New Roman" w:cs="Times New Roman"/>
          <w:sz w:val="24"/>
          <w:szCs w:val="24"/>
        </w:rPr>
        <w:t xml:space="preserve"> </w:t>
      </w:r>
      <w:r w:rsidR="00624BA2" w:rsidRPr="003F2847">
        <w:rPr>
          <w:rFonts w:ascii="Times New Roman" w:hAnsi="Times New Roman" w:cs="Times New Roman"/>
          <w:sz w:val="24"/>
          <w:szCs w:val="24"/>
        </w:rPr>
        <w:t>As carry ripples from one full adder to the other, it traverses along the longest critical path and exhibits worst case delay.</w:t>
      </w:r>
    </w:p>
    <w:p w14:paraId="40A67E7F" w14:textId="6D17F496" w:rsidR="00110E86" w:rsidRPr="00860E91" w:rsidRDefault="00110E86" w:rsidP="005857B4">
      <w:pPr>
        <w:spacing w:after="120" w:line="480" w:lineRule="auto"/>
        <w:ind w:firstLine="720"/>
        <w:rPr>
          <w:rFonts w:ascii="Times New Roman" w:hAnsi="Times New Roman" w:cs="Times New Roman"/>
          <w:sz w:val="24"/>
          <w:szCs w:val="24"/>
        </w:rPr>
      </w:pPr>
    </w:p>
    <w:p w14:paraId="07198163" w14:textId="77777777" w:rsidR="0058786B" w:rsidRPr="00860E91" w:rsidRDefault="0058786B" w:rsidP="005857B4">
      <w:pPr>
        <w:spacing w:after="120" w:line="480" w:lineRule="auto"/>
        <w:ind w:firstLine="720"/>
        <w:rPr>
          <w:rFonts w:ascii="Times New Roman" w:hAnsi="Times New Roman" w:cs="Times New Roman"/>
          <w:sz w:val="24"/>
          <w:szCs w:val="24"/>
        </w:rPr>
      </w:pPr>
    </w:p>
    <w:p w14:paraId="3BF0D56B" w14:textId="77777777" w:rsidR="00B75C9C" w:rsidRPr="00860E91" w:rsidRDefault="00B75C9C" w:rsidP="005857B4">
      <w:pPr>
        <w:spacing w:after="120" w:line="480" w:lineRule="auto"/>
        <w:ind w:firstLine="720"/>
        <w:rPr>
          <w:rFonts w:ascii="Times New Roman" w:hAnsi="Times New Roman" w:cs="Times New Roman"/>
          <w:sz w:val="24"/>
          <w:szCs w:val="24"/>
        </w:rPr>
      </w:pPr>
    </w:p>
    <w:p w14:paraId="521A089E" w14:textId="3D905B2C" w:rsidR="00314181" w:rsidRPr="00860E91" w:rsidRDefault="0099091F" w:rsidP="005857B4">
      <w:pPr>
        <w:keepNext/>
        <w:keepLines/>
        <w:spacing w:after="120" w:line="480" w:lineRule="auto"/>
        <w:outlineLvl w:val="2"/>
        <w:rPr>
          <w:rFonts w:ascii="Times New Roman" w:hAnsi="Times New Roman" w:cs="Times New Roman"/>
          <w:noProof/>
        </w:rPr>
      </w:pPr>
      <w:bookmarkStart w:id="341" w:name="_Toc436926869"/>
      <w:r w:rsidRPr="00860E91">
        <w:rPr>
          <w:rFonts w:ascii="Times New Roman" w:hAnsi="Times New Roman" w:cs="Times New Roman"/>
          <w:b/>
          <w:sz w:val="24"/>
          <w:szCs w:val="24"/>
        </w:rPr>
        <w:lastRenderedPageBreak/>
        <w:t xml:space="preserve">4.7. </w:t>
      </w:r>
      <w:r w:rsidR="000F6B49">
        <w:rPr>
          <w:rFonts w:ascii="Times New Roman" w:hAnsi="Times New Roman" w:cs="Times New Roman"/>
          <w:b/>
          <w:sz w:val="24"/>
          <w:szCs w:val="24"/>
        </w:rPr>
        <w:t>Layout V</w:t>
      </w:r>
      <w:r w:rsidR="008476C1" w:rsidRPr="00860E91">
        <w:rPr>
          <w:rFonts w:ascii="Times New Roman" w:hAnsi="Times New Roman" w:cs="Times New Roman"/>
          <w:b/>
          <w:sz w:val="24"/>
          <w:szCs w:val="24"/>
        </w:rPr>
        <w:t xml:space="preserve">iew of </w:t>
      </w:r>
      <w:r w:rsidR="000F6B49">
        <w:rPr>
          <w:rFonts w:ascii="Times New Roman" w:hAnsi="Times New Roman" w:cs="Times New Roman"/>
          <w:b/>
          <w:bCs/>
          <w:sz w:val="24"/>
          <w:szCs w:val="24"/>
        </w:rPr>
        <w:t>16 bit SQRT CSLA (IC C</w:t>
      </w:r>
      <w:r w:rsidR="008476C1" w:rsidRPr="00860E91">
        <w:rPr>
          <w:rFonts w:ascii="Times New Roman" w:hAnsi="Times New Roman" w:cs="Times New Roman"/>
          <w:b/>
          <w:bCs/>
          <w:sz w:val="24"/>
          <w:szCs w:val="24"/>
        </w:rPr>
        <w:t>ompiler)</w:t>
      </w:r>
      <w:bookmarkEnd w:id="341"/>
      <w:r w:rsidR="00860E91" w:rsidRPr="00860E91">
        <w:rPr>
          <w:rFonts w:ascii="Times New Roman" w:hAnsi="Times New Roman" w:cs="Times New Roman"/>
          <w:noProof/>
        </w:rPr>
        <w:t xml:space="preserve"> </w:t>
      </w:r>
    </w:p>
    <w:p w14:paraId="4BC97694" w14:textId="77777777" w:rsidR="00314181" w:rsidRPr="00860E91" w:rsidRDefault="00314181" w:rsidP="005857B4">
      <w:pPr>
        <w:spacing w:after="120" w:line="480" w:lineRule="auto"/>
        <w:jc w:val="both"/>
        <w:rPr>
          <w:rFonts w:ascii="Times New Roman" w:hAnsi="Times New Roman" w:cs="Times New Roman"/>
          <w:b/>
          <w:sz w:val="24"/>
          <w:szCs w:val="24"/>
        </w:rPr>
      </w:pPr>
      <w:r w:rsidRPr="00860E91">
        <w:rPr>
          <w:rFonts w:ascii="Times New Roman" w:hAnsi="Times New Roman" w:cs="Times New Roman"/>
          <w:noProof/>
        </w:rPr>
        <w:drawing>
          <wp:inline distT="0" distB="0" distL="0" distR="0" wp14:anchorId="7973D9A7" wp14:editId="0C4120C9">
            <wp:extent cx="5131009"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14" t="14730" r="5073" b="5483"/>
                    <a:stretch/>
                  </pic:blipFill>
                  <pic:spPr bwMode="auto">
                    <a:xfrm>
                      <a:off x="0" y="0"/>
                      <a:ext cx="5135516" cy="4480682"/>
                    </a:xfrm>
                    <a:prstGeom prst="rect">
                      <a:avLst/>
                    </a:prstGeom>
                    <a:ln>
                      <a:noFill/>
                    </a:ln>
                    <a:extLst>
                      <a:ext uri="{53640926-AAD7-44D8-BBD7-CCE9431645EC}">
                        <a14:shadowObscured xmlns:a14="http://schemas.microsoft.com/office/drawing/2010/main"/>
                      </a:ext>
                    </a:extLst>
                  </pic:spPr>
                </pic:pic>
              </a:graphicData>
            </a:graphic>
          </wp:inline>
        </w:drawing>
      </w:r>
    </w:p>
    <w:p w14:paraId="0AD6FC29" w14:textId="4FA8AC30"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42" w:name="_Toc435746307"/>
      <w:bookmarkStart w:id="343" w:name="_Toc436136186"/>
      <w:bookmarkStart w:id="344" w:name="_Toc436220592"/>
      <w:bookmarkStart w:id="345" w:name="_Toc436383549"/>
      <w:bookmarkStart w:id="346" w:name="_Toc436657343"/>
      <w:bookmarkStart w:id="347" w:name="_Toc436926870"/>
      <w:r w:rsidRPr="00860E91">
        <w:rPr>
          <w:rFonts w:ascii="Times New Roman" w:hAnsi="Times New Roman" w:cs="Times New Roman"/>
          <w:bCs/>
          <w:sz w:val="24"/>
          <w:szCs w:val="24"/>
        </w:rPr>
        <w:t xml:space="preserve">Figure 4.6: </w:t>
      </w:r>
      <w:r w:rsidR="00E64A93">
        <w:rPr>
          <w:rFonts w:ascii="Times New Roman" w:hAnsi="Times New Roman" w:cs="Times New Roman"/>
          <w:sz w:val="24"/>
          <w:szCs w:val="24"/>
        </w:rPr>
        <w:t>Layout d</w:t>
      </w:r>
      <w:r w:rsidRPr="00860E91">
        <w:rPr>
          <w:rFonts w:ascii="Times New Roman" w:hAnsi="Times New Roman" w:cs="Times New Roman"/>
          <w:sz w:val="24"/>
          <w:szCs w:val="24"/>
        </w:rPr>
        <w:t>iagram of SQRT CSLA</w:t>
      </w:r>
      <w:bookmarkEnd w:id="342"/>
      <w:bookmarkEnd w:id="343"/>
      <w:bookmarkEnd w:id="344"/>
      <w:bookmarkEnd w:id="345"/>
      <w:bookmarkEnd w:id="346"/>
      <w:bookmarkEnd w:id="347"/>
    </w:p>
    <w:p w14:paraId="3250670D" w14:textId="6AED1F0D" w:rsidR="008476C1" w:rsidRPr="00860E91" w:rsidRDefault="00AB3F4A" w:rsidP="005857B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The above figure is the layout d</w:t>
      </w:r>
      <w:r w:rsidR="008476C1" w:rsidRPr="00860E91">
        <w:rPr>
          <w:rFonts w:ascii="Times New Roman" w:hAnsi="Times New Roman" w:cs="Times New Roman"/>
          <w:sz w:val="24"/>
          <w:szCs w:val="24"/>
        </w:rPr>
        <w:t xml:space="preserve">iagram of ordinary SQRT CSLA model and there are many cells which can be viewed as a separate cells if we go into the cell view. The layout of a module is used to perform the timing analysis and the area of individual cells also can be viewed in a layout view and these are already brought out in the reports. </w:t>
      </w:r>
    </w:p>
    <w:p w14:paraId="1FEE6F94" w14:textId="19A43B28" w:rsidR="007805F3" w:rsidRPr="00860E91" w:rsidRDefault="008476C1"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 xml:space="preserve">The DRC and LVS checks on this design are performed and there are no errors in the DRC checks. In the LVS check there are few floating ports and since the floating port </w:t>
      </w:r>
      <w:r w:rsidRPr="00860E91">
        <w:rPr>
          <w:rFonts w:ascii="Times New Roman" w:hAnsi="Times New Roman" w:cs="Times New Roman"/>
          <w:sz w:val="24"/>
          <w:szCs w:val="24"/>
        </w:rPr>
        <w:lastRenderedPageBreak/>
        <w:t>errors are to be treated as a false alarm we can negotiate them. After running the LVS check by unchecking the floating port errors and th</w:t>
      </w:r>
      <w:r w:rsidR="00110E86" w:rsidRPr="00860E91">
        <w:rPr>
          <w:rFonts w:ascii="Times New Roman" w:hAnsi="Times New Roman" w:cs="Times New Roman"/>
          <w:sz w:val="24"/>
          <w:szCs w:val="24"/>
        </w:rPr>
        <w:t>ey are ignored in the next run.</w:t>
      </w:r>
    </w:p>
    <w:p w14:paraId="7E81C3A9" w14:textId="038AE593" w:rsidR="0031418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348" w:name="_Toc436926871"/>
      <w:r w:rsidRPr="00860E91">
        <w:rPr>
          <w:rFonts w:ascii="Times New Roman" w:hAnsi="Times New Roman" w:cs="Times New Roman"/>
          <w:b/>
          <w:sz w:val="24"/>
          <w:szCs w:val="24"/>
        </w:rPr>
        <w:t xml:space="preserve">4.8. </w:t>
      </w:r>
      <w:r w:rsidR="00314181" w:rsidRPr="00860E91">
        <w:rPr>
          <w:rFonts w:ascii="Times New Roman" w:hAnsi="Times New Roman" w:cs="Times New Roman"/>
          <w:b/>
          <w:sz w:val="24"/>
          <w:szCs w:val="24"/>
        </w:rPr>
        <w:t>Power, Area and Timing Reports of SQRT CSLA</w:t>
      </w:r>
      <w:bookmarkEnd w:id="348"/>
    </w:p>
    <w:p w14:paraId="533C1CCF" w14:textId="2C9CBF6F" w:rsidR="00314181"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349" w:name="_Toc436926872"/>
      <w:r w:rsidRPr="00860E91">
        <w:rPr>
          <w:rFonts w:ascii="Times New Roman" w:hAnsi="Times New Roman" w:cs="Times New Roman"/>
          <w:b/>
          <w:sz w:val="24"/>
          <w:szCs w:val="24"/>
        </w:rPr>
        <w:t xml:space="preserve">4.8.1. </w:t>
      </w:r>
      <w:r w:rsidR="003C44CF">
        <w:rPr>
          <w:rFonts w:ascii="Times New Roman" w:hAnsi="Times New Roman" w:cs="Times New Roman"/>
          <w:b/>
          <w:sz w:val="24"/>
          <w:szCs w:val="24"/>
        </w:rPr>
        <w:t>p</w:t>
      </w:r>
      <w:r w:rsidR="00E54599" w:rsidRPr="00860E91">
        <w:rPr>
          <w:rFonts w:ascii="Times New Roman" w:hAnsi="Times New Roman" w:cs="Times New Roman"/>
          <w:b/>
          <w:sz w:val="24"/>
          <w:szCs w:val="24"/>
        </w:rPr>
        <w:t>ower</w:t>
      </w:r>
      <w:r w:rsidR="00314181" w:rsidRPr="00860E91">
        <w:rPr>
          <w:rFonts w:ascii="Times New Roman" w:hAnsi="Times New Roman" w:cs="Times New Roman"/>
          <w:b/>
          <w:sz w:val="24"/>
          <w:szCs w:val="24"/>
        </w:rPr>
        <w:t xml:space="preserve"> consumed by the SQRT CSLA module (</w:t>
      </w:r>
      <w:r w:rsidR="004012A8">
        <w:rPr>
          <w:rFonts w:ascii="Times New Roman" w:hAnsi="Times New Roman" w:cs="Times New Roman"/>
          <w:b/>
          <w:sz w:val="24"/>
          <w:szCs w:val="24"/>
        </w:rPr>
        <w:t>p</w:t>
      </w:r>
      <w:r w:rsidR="00314181" w:rsidRPr="00860E91">
        <w:rPr>
          <w:rFonts w:ascii="Times New Roman" w:hAnsi="Times New Roman" w:cs="Times New Roman"/>
          <w:b/>
          <w:sz w:val="24"/>
          <w:szCs w:val="24"/>
        </w:rPr>
        <w:t xml:space="preserve">ower </w:t>
      </w:r>
      <w:r w:rsidR="004012A8">
        <w:rPr>
          <w:rFonts w:ascii="Times New Roman" w:hAnsi="Times New Roman" w:cs="Times New Roman"/>
          <w:b/>
          <w:sz w:val="24"/>
          <w:szCs w:val="24"/>
        </w:rPr>
        <w:t>a</w:t>
      </w:r>
      <w:r w:rsidR="00314181" w:rsidRPr="00860E91">
        <w:rPr>
          <w:rFonts w:ascii="Times New Roman" w:hAnsi="Times New Roman" w:cs="Times New Roman"/>
          <w:b/>
          <w:sz w:val="24"/>
          <w:szCs w:val="24"/>
        </w:rPr>
        <w:t xml:space="preserve">nalysis </w:t>
      </w:r>
      <w:r w:rsidR="004012A8">
        <w:rPr>
          <w:rFonts w:ascii="Times New Roman" w:hAnsi="Times New Roman" w:cs="Times New Roman"/>
          <w:b/>
          <w:sz w:val="24"/>
          <w:szCs w:val="24"/>
        </w:rPr>
        <w:t>r</w:t>
      </w:r>
      <w:r w:rsidR="00314181" w:rsidRPr="00860E91">
        <w:rPr>
          <w:rFonts w:ascii="Times New Roman" w:hAnsi="Times New Roman" w:cs="Times New Roman"/>
          <w:b/>
          <w:sz w:val="24"/>
          <w:szCs w:val="24"/>
        </w:rPr>
        <w:t>eport)</w:t>
      </w:r>
      <w:r w:rsidR="00AE27A0">
        <w:rPr>
          <w:rFonts w:ascii="Times New Roman" w:hAnsi="Times New Roman" w:cs="Times New Roman"/>
          <w:b/>
          <w:sz w:val="24"/>
          <w:szCs w:val="24"/>
        </w:rPr>
        <w:t>.</w:t>
      </w:r>
      <w:bookmarkEnd w:id="349"/>
    </w:p>
    <w:p w14:paraId="442A1920" w14:textId="26AA7B67" w:rsidR="00314181" w:rsidRPr="00860E91" w:rsidRDefault="001F3B11" w:rsidP="005857B4">
      <w:pPr>
        <w:spacing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uw</w:t>
      </w:r>
      <w:proofErr w:type="spellEnd"/>
      <w:r w:rsidR="00314181" w:rsidRPr="00860E91">
        <w:rPr>
          <w:rFonts w:ascii="Times New Roman" w:hAnsi="Times New Roman" w:cs="Times New Roman"/>
          <w:sz w:val="24"/>
          <w:szCs w:val="24"/>
        </w:rPr>
        <w:t xml:space="preserve"> - Micro watts.</w:t>
      </w:r>
    </w:p>
    <w:p w14:paraId="1E12B7FE" w14:textId="0AF3BE42" w:rsidR="00314181" w:rsidRPr="00860E91" w:rsidRDefault="001F3B11" w:rsidP="005857B4">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t>pw -</w:t>
      </w:r>
      <w:r w:rsidR="00314181" w:rsidRPr="00860E91">
        <w:rPr>
          <w:rFonts w:ascii="Times New Roman" w:hAnsi="Times New Roman" w:cs="Times New Roman"/>
          <w:sz w:val="24"/>
          <w:szCs w:val="24"/>
        </w:rPr>
        <w:t xml:space="preserve"> Pico watts.</w:t>
      </w:r>
    </w:p>
    <w:p w14:paraId="4F295D2B" w14:textId="06B4CFC2" w:rsidR="00314181" w:rsidRPr="00860E91" w:rsidRDefault="00B17A57" w:rsidP="005857B4">
      <w:pPr>
        <w:tabs>
          <w:tab w:val="left" w:pos="2520"/>
        </w:tabs>
        <w:spacing w:after="120" w:line="480" w:lineRule="auto"/>
        <w:rPr>
          <w:rFonts w:ascii="Times New Roman" w:hAnsi="Times New Roman" w:cs="Times New Roman"/>
          <w:sz w:val="28"/>
          <w:szCs w:val="28"/>
        </w:rPr>
      </w:pPr>
      <w:r>
        <w:rPr>
          <w:noProof/>
        </w:rPr>
        <w:drawing>
          <wp:inline distT="0" distB="0" distL="0" distR="0" wp14:anchorId="6192FB33" wp14:editId="189DC641">
            <wp:extent cx="5371743" cy="383857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5906" cy="3841550"/>
                    </a:xfrm>
                    <a:prstGeom prst="rect">
                      <a:avLst/>
                    </a:prstGeom>
                    <a:noFill/>
                    <a:ln>
                      <a:noFill/>
                    </a:ln>
                  </pic:spPr>
                </pic:pic>
              </a:graphicData>
            </a:graphic>
          </wp:inline>
        </w:drawing>
      </w:r>
    </w:p>
    <w:p w14:paraId="00E828EB" w14:textId="6BE86D1C"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50" w:name="_Toc435746310"/>
      <w:bookmarkStart w:id="351" w:name="_Toc436136189"/>
      <w:bookmarkStart w:id="352" w:name="_Toc436220595"/>
      <w:bookmarkStart w:id="353" w:name="_Toc436383552"/>
      <w:bookmarkStart w:id="354" w:name="_Toc436657346"/>
      <w:bookmarkStart w:id="355" w:name="_Toc436926873"/>
      <w:r w:rsidRPr="00860E91">
        <w:rPr>
          <w:rFonts w:ascii="Times New Roman" w:hAnsi="Times New Roman" w:cs="Times New Roman"/>
          <w:bCs/>
          <w:sz w:val="24"/>
          <w:szCs w:val="24"/>
        </w:rPr>
        <w:t xml:space="preserve">Figure 4.7: </w:t>
      </w:r>
      <w:r w:rsidR="00E64A93">
        <w:rPr>
          <w:rFonts w:ascii="Times New Roman" w:hAnsi="Times New Roman" w:cs="Times New Roman"/>
          <w:sz w:val="24"/>
          <w:szCs w:val="24"/>
        </w:rPr>
        <w:t>Power analysis r</w:t>
      </w:r>
      <w:r w:rsidRPr="00860E91">
        <w:rPr>
          <w:rFonts w:ascii="Times New Roman" w:hAnsi="Times New Roman" w:cs="Times New Roman"/>
          <w:sz w:val="24"/>
          <w:szCs w:val="24"/>
        </w:rPr>
        <w:t xml:space="preserve">eport </w:t>
      </w:r>
      <w:r w:rsidRPr="00860E91">
        <w:rPr>
          <w:rFonts w:ascii="Times New Roman" w:eastAsia="Times New Roman" w:hAnsi="Times New Roman" w:cs="Times New Roman"/>
          <w:sz w:val="24"/>
          <w:szCs w:val="24"/>
        </w:rPr>
        <w:t>of SQRT CSLA</w:t>
      </w:r>
      <w:bookmarkEnd w:id="350"/>
      <w:bookmarkEnd w:id="351"/>
      <w:bookmarkEnd w:id="352"/>
      <w:bookmarkEnd w:id="353"/>
      <w:bookmarkEnd w:id="354"/>
      <w:bookmarkEnd w:id="355"/>
    </w:p>
    <w:p w14:paraId="6576813B" w14:textId="1468D08E" w:rsidR="00314181" w:rsidRPr="00860E91" w:rsidRDefault="00314181"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above figure depicts the total power consumed b</w:t>
      </w:r>
      <w:r w:rsidR="00E91A8C" w:rsidRPr="00860E91">
        <w:rPr>
          <w:rFonts w:ascii="Times New Roman" w:hAnsi="Times New Roman" w:cs="Times New Roman"/>
          <w:sz w:val="24"/>
          <w:szCs w:val="24"/>
        </w:rPr>
        <w:t>y the ordinary SQRT CSLA module. T</w:t>
      </w:r>
      <w:r w:rsidRPr="00860E91">
        <w:rPr>
          <w:rFonts w:ascii="Times New Roman" w:hAnsi="Times New Roman" w:cs="Times New Roman"/>
          <w:sz w:val="24"/>
          <w:szCs w:val="24"/>
        </w:rPr>
        <w:t xml:space="preserve">he total power is the sum of internal power, Switching power and Leakage </w:t>
      </w:r>
      <w:r w:rsidRPr="00860E91">
        <w:rPr>
          <w:rFonts w:ascii="Times New Roman" w:hAnsi="Times New Roman" w:cs="Times New Roman"/>
          <w:sz w:val="24"/>
          <w:szCs w:val="24"/>
        </w:rPr>
        <w:lastRenderedPageBreak/>
        <w:t>power. The following equation describes the four components of power.</w:t>
      </w:r>
      <w:r w:rsidR="00E54599" w:rsidRPr="00860E91">
        <w:rPr>
          <w:rFonts w:ascii="Times New Roman" w:hAnsi="Times New Roman" w:cs="Times New Roman"/>
          <w:sz w:val="24"/>
          <w:szCs w:val="24"/>
        </w:rPr>
        <w:t xml:space="preserve"> The circuit</w:t>
      </w:r>
      <w:r w:rsidR="003C5896">
        <w:rPr>
          <w:rFonts w:ascii="Times New Roman" w:hAnsi="Times New Roman" w:cs="Times New Roman"/>
          <w:sz w:val="24"/>
          <w:szCs w:val="24"/>
        </w:rPr>
        <w:t xml:space="preserve"> in the above figure</w:t>
      </w:r>
      <w:r w:rsidR="00E54599" w:rsidRPr="00860E91">
        <w:rPr>
          <w:rFonts w:ascii="Times New Roman" w:hAnsi="Times New Roman" w:cs="Times New Roman"/>
          <w:sz w:val="24"/>
          <w:szCs w:val="24"/>
        </w:rPr>
        <w:t xml:space="preserve"> is simulated using global operating voltage 1.05</w:t>
      </w:r>
      <w:r w:rsidR="00E91A8C" w:rsidRPr="00860E91">
        <w:rPr>
          <w:rFonts w:ascii="Times New Roman" w:hAnsi="Times New Roman" w:cs="Times New Roman"/>
          <w:sz w:val="24"/>
          <w:szCs w:val="24"/>
        </w:rPr>
        <w:t>V</w:t>
      </w:r>
      <w:r w:rsidR="00E54599" w:rsidRPr="00860E91">
        <w:rPr>
          <w:rFonts w:ascii="Times New Roman" w:hAnsi="Times New Roman" w:cs="Times New Roman"/>
          <w:sz w:val="24"/>
          <w:szCs w:val="24"/>
        </w:rPr>
        <w:t xml:space="preserve"> at room temperature. </w:t>
      </w:r>
    </w:p>
    <w:p w14:paraId="0E48A7AE" w14:textId="77777777" w:rsidR="00314181" w:rsidRPr="00860E91" w:rsidRDefault="00314181"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Total power = Internal power + Switching power + Leakage power.</w:t>
      </w:r>
    </w:p>
    <w:p w14:paraId="5692B6D7" w14:textId="138E0A3A" w:rsidR="007560C7" w:rsidRDefault="00D31DE9" w:rsidP="005857B4">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314181" w:rsidRPr="00860E91">
        <w:rPr>
          <w:rFonts w:ascii="Times New Roman" w:hAnsi="Times New Roman" w:cs="Times New Roman"/>
          <w:sz w:val="24"/>
          <w:szCs w:val="24"/>
        </w:rPr>
        <w:t>The total power consumed by the</w:t>
      </w:r>
      <w:r w:rsidR="00E54599" w:rsidRPr="00860E91">
        <w:rPr>
          <w:rFonts w:ascii="Times New Roman" w:hAnsi="Times New Roman" w:cs="Times New Roman"/>
          <w:sz w:val="24"/>
          <w:szCs w:val="24"/>
        </w:rPr>
        <w:t xml:space="preserve"> ordinary SQRT CSLA is </w:t>
      </w:r>
      <w:r w:rsidR="009C572B">
        <w:rPr>
          <w:rFonts w:ascii="Times New Roman" w:hAnsi="Times New Roman" w:cs="Times New Roman"/>
          <w:b/>
          <w:sz w:val="24"/>
          <w:szCs w:val="24"/>
        </w:rPr>
        <w:t>19.99</w:t>
      </w:r>
      <w:r w:rsidR="00EC280A" w:rsidRPr="00860E91">
        <w:rPr>
          <w:rFonts w:ascii="Times New Roman" w:hAnsi="Times New Roman" w:cs="Times New Roman"/>
          <w:b/>
          <w:sz w:val="24"/>
          <w:szCs w:val="24"/>
        </w:rPr>
        <w:t>uw</w:t>
      </w:r>
      <w:r w:rsidR="00EC280A" w:rsidRPr="00860E91">
        <w:rPr>
          <w:rFonts w:ascii="Times New Roman" w:hAnsi="Times New Roman" w:cs="Times New Roman"/>
          <w:sz w:val="24"/>
          <w:szCs w:val="24"/>
        </w:rPr>
        <w:t>.</w:t>
      </w:r>
      <w:r w:rsidR="007560C7">
        <w:rPr>
          <w:rFonts w:ascii="Times New Roman" w:hAnsi="Times New Roman" w:cs="Times New Roman"/>
          <w:sz w:val="24"/>
          <w:szCs w:val="24"/>
        </w:rPr>
        <w:t xml:space="preserve"> The power varies </w:t>
      </w:r>
      <w:r>
        <w:rPr>
          <w:rFonts w:ascii="Times New Roman" w:hAnsi="Times New Roman" w:cs="Times New Roman"/>
          <w:sz w:val="24"/>
          <w:szCs w:val="24"/>
        </w:rPr>
        <w:t>with</w:t>
      </w:r>
      <w:r w:rsidR="007560C7">
        <w:rPr>
          <w:rFonts w:ascii="Times New Roman" w:hAnsi="Times New Roman" w:cs="Times New Roman"/>
          <w:sz w:val="24"/>
          <w:szCs w:val="24"/>
        </w:rPr>
        <w:t xml:space="preserve"> the frequency and voltage. The relation between power and frequency</w:t>
      </w:r>
      <w:r w:rsidR="003C5896">
        <w:rPr>
          <w:rFonts w:ascii="Times New Roman" w:hAnsi="Times New Roman" w:cs="Times New Roman"/>
          <w:sz w:val="24"/>
          <w:szCs w:val="24"/>
        </w:rPr>
        <w:t>, power and voltage</w:t>
      </w:r>
      <w:r w:rsidR="007560C7">
        <w:rPr>
          <w:rFonts w:ascii="Times New Roman" w:hAnsi="Times New Roman" w:cs="Times New Roman"/>
          <w:sz w:val="24"/>
          <w:szCs w:val="24"/>
        </w:rPr>
        <w:t xml:space="preserve"> is given as follows</w:t>
      </w:r>
    </w:p>
    <w:p w14:paraId="4214C103" w14:textId="3FD990FF" w:rsidR="007560C7" w:rsidRDefault="007560C7" w:rsidP="005857B4">
      <w:pPr>
        <w:spacing w:after="120" w:line="480" w:lineRule="auto"/>
        <w:rPr>
          <w:rFonts w:ascii="Times New Roman" w:hAnsi="Times New Roman" w:cs="Times New Roman"/>
          <w:b/>
          <w:sz w:val="24"/>
          <w:szCs w:val="24"/>
        </w:rPr>
      </w:pPr>
      <w:r w:rsidRPr="00D31DE9">
        <w:rPr>
          <w:rFonts w:ascii="Times New Roman" w:hAnsi="Times New Roman" w:cs="Times New Roman"/>
          <w:b/>
          <w:sz w:val="24"/>
          <w:szCs w:val="24"/>
        </w:rPr>
        <w:t>P= C.V</w:t>
      </w:r>
      <w:r w:rsidRPr="00D31DE9">
        <w:rPr>
          <w:rFonts w:ascii="Times New Roman" w:hAnsi="Times New Roman" w:cs="Times New Roman"/>
          <w:b/>
          <w:sz w:val="24"/>
          <w:szCs w:val="24"/>
          <w:vertAlign w:val="superscript"/>
        </w:rPr>
        <w:t>2</w:t>
      </w:r>
      <w:r w:rsidRPr="00D31DE9">
        <w:rPr>
          <w:rFonts w:ascii="Times New Roman" w:hAnsi="Times New Roman" w:cs="Times New Roman"/>
          <w:b/>
          <w:sz w:val="24"/>
          <w:szCs w:val="24"/>
        </w:rPr>
        <w:t>.f</w:t>
      </w:r>
    </w:p>
    <w:p w14:paraId="2B081C66" w14:textId="72910854" w:rsidR="00D31DE9" w:rsidRPr="00D31DE9" w:rsidRDefault="00D31DE9" w:rsidP="005857B4">
      <w:pPr>
        <w:spacing w:after="120" w:line="480" w:lineRule="auto"/>
        <w:rPr>
          <w:rFonts w:ascii="Times New Roman" w:hAnsi="Times New Roman" w:cs="Times New Roman"/>
          <w:sz w:val="24"/>
          <w:szCs w:val="24"/>
        </w:rPr>
      </w:pPr>
      <w:r w:rsidRPr="00D31DE9">
        <w:rPr>
          <w:rFonts w:ascii="Times New Roman" w:hAnsi="Times New Roman" w:cs="Times New Roman"/>
          <w:sz w:val="24"/>
          <w:szCs w:val="24"/>
        </w:rPr>
        <w:t>Where</w:t>
      </w:r>
      <w:r>
        <w:rPr>
          <w:rFonts w:ascii="Times New Roman" w:hAnsi="Times New Roman" w:cs="Times New Roman"/>
          <w:sz w:val="24"/>
          <w:szCs w:val="24"/>
        </w:rPr>
        <w:t>,</w:t>
      </w:r>
      <w:r w:rsidRPr="00D31DE9">
        <w:rPr>
          <w:rFonts w:ascii="Times New Roman" w:hAnsi="Times New Roman" w:cs="Times New Roman"/>
          <w:sz w:val="24"/>
          <w:szCs w:val="24"/>
        </w:rPr>
        <w:t xml:space="preserve"> capacitance (C) =1f</w:t>
      </w:r>
    </w:p>
    <w:p w14:paraId="5645FC92" w14:textId="7F64E56A" w:rsidR="00D31DE9" w:rsidRPr="00D31DE9" w:rsidRDefault="00D31DE9" w:rsidP="005857B4">
      <w:pPr>
        <w:spacing w:after="120" w:line="480" w:lineRule="auto"/>
        <w:rPr>
          <w:rFonts w:ascii="Times New Roman" w:hAnsi="Times New Roman" w:cs="Times New Roman"/>
          <w:sz w:val="24"/>
          <w:szCs w:val="24"/>
        </w:rPr>
      </w:pPr>
      <w:r w:rsidRPr="00D31DE9">
        <w:rPr>
          <w:rFonts w:ascii="Times New Roman" w:hAnsi="Times New Roman" w:cs="Times New Roman"/>
          <w:sz w:val="24"/>
          <w:szCs w:val="24"/>
        </w:rPr>
        <w:t>Voltage (V) =1.05V</w:t>
      </w:r>
    </w:p>
    <w:p w14:paraId="6B2DC75C" w14:textId="40F979D9" w:rsidR="00D31DE9" w:rsidRDefault="00D31DE9" w:rsidP="005857B4">
      <w:pPr>
        <w:spacing w:after="120" w:line="480" w:lineRule="auto"/>
        <w:rPr>
          <w:rFonts w:ascii="Times New Roman" w:hAnsi="Times New Roman" w:cs="Times New Roman"/>
          <w:sz w:val="24"/>
          <w:szCs w:val="24"/>
        </w:rPr>
      </w:pPr>
      <w:r w:rsidRPr="00D31DE9">
        <w:rPr>
          <w:rFonts w:ascii="Times New Roman" w:hAnsi="Times New Roman" w:cs="Times New Roman"/>
          <w:sz w:val="24"/>
          <w:szCs w:val="24"/>
        </w:rPr>
        <w:t>Frequency (f) = 200MHz</w:t>
      </w:r>
    </w:p>
    <w:p w14:paraId="1EB6E48A" w14:textId="66D73865" w:rsidR="0079109F" w:rsidRDefault="00D31DE9" w:rsidP="005857B4">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As the frequency or voltage is increased the power also increases </w:t>
      </w:r>
      <w:r w:rsidR="007560C7">
        <w:rPr>
          <w:rFonts w:ascii="Times New Roman" w:hAnsi="Times New Roman" w:cs="Times New Roman"/>
          <w:sz w:val="24"/>
          <w:szCs w:val="24"/>
        </w:rPr>
        <w:t>since the power is directly proportional to the frequency and voltage square</w:t>
      </w:r>
      <w:r>
        <w:rPr>
          <w:rFonts w:ascii="Times New Roman" w:hAnsi="Times New Roman" w:cs="Times New Roman"/>
          <w:sz w:val="24"/>
          <w:szCs w:val="24"/>
        </w:rPr>
        <w:t>.</w:t>
      </w:r>
      <w:r w:rsidR="007560C7">
        <w:rPr>
          <w:rFonts w:ascii="Times New Roman" w:hAnsi="Times New Roman" w:cs="Times New Roman"/>
          <w:sz w:val="24"/>
          <w:szCs w:val="24"/>
        </w:rPr>
        <w:t xml:space="preserve"> </w:t>
      </w:r>
    </w:p>
    <w:p w14:paraId="52F4DA32" w14:textId="77777777" w:rsidR="00E9620D" w:rsidRPr="00860E91" w:rsidRDefault="00E9620D" w:rsidP="005857B4">
      <w:pPr>
        <w:spacing w:after="120" w:line="480" w:lineRule="auto"/>
        <w:rPr>
          <w:rFonts w:ascii="Times New Roman" w:hAnsi="Times New Roman" w:cs="Times New Roman"/>
          <w:sz w:val="24"/>
          <w:szCs w:val="24"/>
        </w:rPr>
      </w:pPr>
    </w:p>
    <w:p w14:paraId="24F5A4AF" w14:textId="6A2812F5" w:rsidR="00E31CE3"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356" w:name="_Toc436926874"/>
      <w:r w:rsidRPr="00860E91">
        <w:rPr>
          <w:rFonts w:ascii="Times New Roman" w:hAnsi="Times New Roman" w:cs="Times New Roman"/>
          <w:b/>
          <w:sz w:val="24"/>
          <w:szCs w:val="24"/>
        </w:rPr>
        <w:lastRenderedPageBreak/>
        <w:t xml:space="preserve">4.8.2. </w:t>
      </w:r>
      <w:r w:rsidR="003C44CF">
        <w:rPr>
          <w:rFonts w:ascii="Times New Roman" w:hAnsi="Times New Roman" w:cs="Times New Roman"/>
          <w:b/>
          <w:sz w:val="24"/>
          <w:szCs w:val="24"/>
        </w:rPr>
        <w:t>a</w:t>
      </w:r>
      <w:r w:rsidR="00314181" w:rsidRPr="00860E91">
        <w:rPr>
          <w:rFonts w:ascii="Times New Roman" w:hAnsi="Times New Roman" w:cs="Times New Roman"/>
          <w:b/>
          <w:sz w:val="24"/>
          <w:szCs w:val="24"/>
        </w:rPr>
        <w:t>rea</w:t>
      </w:r>
      <w:r w:rsidR="00816D13" w:rsidRPr="00860E91">
        <w:rPr>
          <w:rFonts w:ascii="Times New Roman" w:hAnsi="Times New Roman" w:cs="Times New Roman"/>
          <w:b/>
          <w:sz w:val="24"/>
          <w:szCs w:val="24"/>
        </w:rPr>
        <w:t xml:space="preserve"> evaluation of SQRT CSLA module</w:t>
      </w:r>
      <w:r w:rsidR="00AE27A0">
        <w:rPr>
          <w:rFonts w:ascii="Times New Roman" w:hAnsi="Times New Roman" w:cs="Times New Roman"/>
          <w:b/>
          <w:sz w:val="24"/>
          <w:szCs w:val="24"/>
        </w:rPr>
        <w:t>.</w:t>
      </w:r>
      <w:bookmarkEnd w:id="356"/>
    </w:p>
    <w:p w14:paraId="705F352D" w14:textId="7B372B57" w:rsidR="00E31CE3" w:rsidRPr="00860E91" w:rsidRDefault="00B17A57" w:rsidP="005857B4">
      <w:pPr>
        <w:tabs>
          <w:tab w:val="left" w:pos="2520"/>
        </w:tabs>
        <w:spacing w:after="120" w:line="480" w:lineRule="auto"/>
        <w:jc w:val="center"/>
        <w:rPr>
          <w:rFonts w:ascii="Times New Roman" w:hAnsi="Times New Roman" w:cs="Times New Roman"/>
          <w:bCs/>
          <w:sz w:val="24"/>
          <w:szCs w:val="24"/>
        </w:rPr>
      </w:pPr>
      <w:r>
        <w:rPr>
          <w:noProof/>
        </w:rPr>
        <w:drawing>
          <wp:inline distT="0" distB="0" distL="0" distR="0" wp14:anchorId="0E86A690" wp14:editId="770A71D9">
            <wp:extent cx="4961749"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100" cy="3340705"/>
                    </a:xfrm>
                    <a:prstGeom prst="rect">
                      <a:avLst/>
                    </a:prstGeom>
                    <a:noFill/>
                    <a:ln>
                      <a:noFill/>
                    </a:ln>
                  </pic:spPr>
                </pic:pic>
              </a:graphicData>
            </a:graphic>
          </wp:inline>
        </w:drawing>
      </w:r>
    </w:p>
    <w:p w14:paraId="6555B3D7" w14:textId="3B1592F9" w:rsidR="00EC280A"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57" w:name="_Toc435746312"/>
      <w:bookmarkStart w:id="358" w:name="_Toc436136191"/>
      <w:bookmarkStart w:id="359" w:name="_Toc436220597"/>
      <w:bookmarkStart w:id="360" w:name="_Toc436383554"/>
      <w:bookmarkStart w:id="361" w:name="_Toc436657348"/>
      <w:bookmarkStart w:id="362" w:name="_Toc436926875"/>
      <w:r w:rsidRPr="00860E91">
        <w:rPr>
          <w:rFonts w:ascii="Times New Roman" w:hAnsi="Times New Roman" w:cs="Times New Roman"/>
          <w:bCs/>
          <w:sz w:val="24"/>
          <w:szCs w:val="24"/>
        </w:rPr>
        <w:t xml:space="preserve">Figure 4.8: </w:t>
      </w:r>
      <w:r w:rsidR="00E64A93">
        <w:rPr>
          <w:rFonts w:ascii="Times New Roman" w:hAnsi="Times New Roman" w:cs="Times New Roman"/>
          <w:sz w:val="24"/>
          <w:szCs w:val="24"/>
        </w:rPr>
        <w:t>Area analysis r</w:t>
      </w:r>
      <w:r w:rsidRPr="00860E91">
        <w:rPr>
          <w:rFonts w:ascii="Times New Roman" w:hAnsi="Times New Roman" w:cs="Times New Roman"/>
          <w:sz w:val="24"/>
          <w:szCs w:val="24"/>
        </w:rPr>
        <w:t xml:space="preserve">eport </w:t>
      </w:r>
      <w:r w:rsidRPr="00860E91">
        <w:rPr>
          <w:rFonts w:ascii="Times New Roman" w:eastAsia="Times New Roman" w:hAnsi="Times New Roman" w:cs="Times New Roman"/>
          <w:sz w:val="24"/>
          <w:szCs w:val="24"/>
        </w:rPr>
        <w:t>of SQRT CSLA</w:t>
      </w:r>
      <w:bookmarkEnd w:id="357"/>
      <w:bookmarkEnd w:id="358"/>
      <w:bookmarkEnd w:id="359"/>
      <w:bookmarkEnd w:id="360"/>
      <w:bookmarkEnd w:id="361"/>
      <w:bookmarkEnd w:id="362"/>
    </w:p>
    <w:p w14:paraId="7D3601C8" w14:textId="1BA11E2C" w:rsidR="001D1C0B" w:rsidRPr="00860E91" w:rsidRDefault="00314181" w:rsidP="005857B4">
      <w:pPr>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 xml:space="preserve">The Area consumed by the ports, nets, cells and other components used in the construction of SQRT CSLA can be viewed from the above table, the </w:t>
      </w:r>
      <w:r w:rsidR="004012A8">
        <w:rPr>
          <w:rFonts w:ascii="Times New Roman" w:eastAsia="Times New Roman" w:hAnsi="Times New Roman" w:cs="Times New Roman"/>
          <w:sz w:val="24"/>
          <w:szCs w:val="24"/>
        </w:rPr>
        <w:t>t</w:t>
      </w:r>
      <w:r w:rsidRPr="00860E91">
        <w:rPr>
          <w:rFonts w:ascii="Times New Roman" w:eastAsia="Times New Roman" w:hAnsi="Times New Roman" w:cs="Times New Roman"/>
          <w:sz w:val="24"/>
          <w:szCs w:val="24"/>
        </w:rPr>
        <w:t>otal area of the cell is the sum of all the  ports, nets, cells</w:t>
      </w:r>
      <w:r w:rsidR="006C705F" w:rsidRPr="00860E91">
        <w:rPr>
          <w:rFonts w:ascii="Times New Roman" w:eastAsia="Times New Roman" w:hAnsi="Times New Roman" w:cs="Times New Roman"/>
          <w:sz w:val="24"/>
          <w:szCs w:val="24"/>
        </w:rPr>
        <w:t>, combinational cells, buffers</w:t>
      </w:r>
      <w:r w:rsidRPr="00860E91">
        <w:rPr>
          <w:rFonts w:ascii="Times New Roman" w:eastAsia="Times New Roman" w:hAnsi="Times New Roman" w:cs="Times New Roman"/>
          <w:sz w:val="24"/>
          <w:szCs w:val="24"/>
        </w:rPr>
        <w:t xml:space="preserve"> and other interconnections. Since the RCA has more numb</w:t>
      </w:r>
      <w:r w:rsidR="00BE5EE2">
        <w:rPr>
          <w:rFonts w:ascii="Times New Roman" w:eastAsia="Times New Roman" w:hAnsi="Times New Roman" w:cs="Times New Roman"/>
          <w:sz w:val="24"/>
          <w:szCs w:val="24"/>
        </w:rPr>
        <w:t>er of full adders and each f</w:t>
      </w:r>
      <w:r w:rsidRPr="00860E91">
        <w:rPr>
          <w:rFonts w:ascii="Times New Roman" w:eastAsia="Times New Roman" w:hAnsi="Times New Roman" w:cs="Times New Roman"/>
          <w:sz w:val="24"/>
          <w:szCs w:val="24"/>
        </w:rPr>
        <w:t>ull adder is a combination of AND, OR and XOR logic gates it occupies more area than that of a modified SQRT CSLA. The total area utilized by the SQRT C</w:t>
      </w:r>
      <w:r w:rsidR="00E54599" w:rsidRPr="00860E91">
        <w:rPr>
          <w:rFonts w:ascii="Times New Roman" w:eastAsia="Times New Roman" w:hAnsi="Times New Roman" w:cs="Times New Roman"/>
          <w:sz w:val="24"/>
          <w:szCs w:val="24"/>
        </w:rPr>
        <w:t xml:space="preserve">SLA is </w:t>
      </w:r>
      <w:r w:rsidR="009C572B">
        <w:rPr>
          <w:rFonts w:ascii="Times New Roman" w:eastAsia="Times New Roman" w:hAnsi="Times New Roman" w:cs="Times New Roman"/>
          <w:b/>
          <w:sz w:val="24"/>
          <w:szCs w:val="24"/>
        </w:rPr>
        <w:t>436.42</w:t>
      </w:r>
      <w:r w:rsidR="00B10037">
        <w:rPr>
          <w:rFonts w:ascii="Times New Roman" w:eastAsia="Times New Roman" w:hAnsi="Times New Roman" w:cs="Times New Roman"/>
          <w:sz w:val="24"/>
          <w:szCs w:val="24"/>
        </w:rPr>
        <w:t xml:space="preserve"> s</w:t>
      </w:r>
      <w:r w:rsidR="00064B75" w:rsidRPr="00860E91">
        <w:rPr>
          <w:rFonts w:ascii="Times New Roman" w:eastAsia="Times New Roman" w:hAnsi="Times New Roman" w:cs="Times New Roman"/>
          <w:sz w:val="24"/>
          <w:szCs w:val="24"/>
        </w:rPr>
        <w:t>quare microns (um</w:t>
      </w:r>
      <w:r w:rsidR="00B75C9C" w:rsidRPr="00860E91">
        <w:rPr>
          <w:rFonts w:ascii="Times New Roman" w:eastAsia="Times New Roman" w:hAnsi="Times New Roman" w:cs="Times New Roman"/>
          <w:sz w:val="24"/>
          <w:szCs w:val="24"/>
          <w:vertAlign w:val="superscript"/>
        </w:rPr>
        <w:t>2</w:t>
      </w:r>
      <w:r w:rsidR="00064B75" w:rsidRPr="00860E91">
        <w:rPr>
          <w:rFonts w:ascii="Times New Roman" w:eastAsia="Times New Roman" w:hAnsi="Times New Roman" w:cs="Times New Roman"/>
          <w:sz w:val="24"/>
          <w:szCs w:val="24"/>
        </w:rPr>
        <w:t>).</w:t>
      </w:r>
    </w:p>
    <w:p w14:paraId="170A8014" w14:textId="2B3E7E8C" w:rsidR="001D1C0B"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363" w:name="_Toc436926876"/>
      <w:r w:rsidRPr="00860E91">
        <w:rPr>
          <w:rFonts w:ascii="Times New Roman" w:hAnsi="Times New Roman" w:cs="Times New Roman"/>
          <w:b/>
          <w:sz w:val="24"/>
          <w:szCs w:val="24"/>
        </w:rPr>
        <w:lastRenderedPageBreak/>
        <w:t xml:space="preserve">4.8.3. </w:t>
      </w:r>
      <w:r w:rsidR="00B10037">
        <w:rPr>
          <w:rFonts w:ascii="Times New Roman" w:hAnsi="Times New Roman" w:cs="Times New Roman"/>
          <w:b/>
          <w:sz w:val="24"/>
          <w:szCs w:val="24"/>
        </w:rPr>
        <w:t>t</w:t>
      </w:r>
      <w:r w:rsidR="00314181" w:rsidRPr="00860E91">
        <w:rPr>
          <w:rFonts w:ascii="Times New Roman" w:hAnsi="Times New Roman" w:cs="Times New Roman"/>
          <w:b/>
          <w:sz w:val="24"/>
          <w:szCs w:val="24"/>
        </w:rPr>
        <w:t>i</w:t>
      </w:r>
      <w:r w:rsidR="00B10037">
        <w:rPr>
          <w:rFonts w:ascii="Times New Roman" w:hAnsi="Times New Roman" w:cs="Times New Roman"/>
          <w:b/>
          <w:sz w:val="24"/>
          <w:szCs w:val="24"/>
        </w:rPr>
        <w:t>ming r</w:t>
      </w:r>
      <w:r w:rsidR="00E61D90" w:rsidRPr="00860E91">
        <w:rPr>
          <w:rFonts w:ascii="Times New Roman" w:hAnsi="Times New Roman" w:cs="Times New Roman"/>
          <w:b/>
          <w:sz w:val="24"/>
          <w:szCs w:val="24"/>
        </w:rPr>
        <w:t>eport of SQRT CSLA module</w:t>
      </w:r>
      <w:r w:rsidR="00AE27A0">
        <w:rPr>
          <w:rFonts w:ascii="Times New Roman" w:hAnsi="Times New Roman" w:cs="Times New Roman"/>
          <w:b/>
          <w:sz w:val="24"/>
          <w:szCs w:val="24"/>
        </w:rPr>
        <w:t>.</w:t>
      </w:r>
      <w:bookmarkEnd w:id="363"/>
    </w:p>
    <w:p w14:paraId="725E295D" w14:textId="2FEB2FE6" w:rsidR="00314181" w:rsidRPr="00860E91" w:rsidRDefault="00B17A57" w:rsidP="005857B4">
      <w:pPr>
        <w:spacing w:after="120" w:line="480" w:lineRule="auto"/>
        <w:ind w:firstLine="720"/>
        <w:jc w:val="both"/>
        <w:rPr>
          <w:rFonts w:ascii="Times New Roman" w:eastAsia="Times New Roman" w:hAnsi="Times New Roman" w:cs="Times New Roman"/>
          <w:sz w:val="24"/>
          <w:szCs w:val="24"/>
        </w:rPr>
      </w:pPr>
      <w:r>
        <w:rPr>
          <w:noProof/>
        </w:rPr>
        <w:drawing>
          <wp:inline distT="0" distB="0" distL="0" distR="0" wp14:anchorId="6C99576E" wp14:editId="608CEA2A">
            <wp:extent cx="4295775" cy="493776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4937760"/>
                    </a:xfrm>
                    <a:prstGeom prst="rect">
                      <a:avLst/>
                    </a:prstGeom>
                    <a:noFill/>
                    <a:ln>
                      <a:noFill/>
                    </a:ln>
                  </pic:spPr>
                </pic:pic>
              </a:graphicData>
            </a:graphic>
          </wp:inline>
        </w:drawing>
      </w:r>
    </w:p>
    <w:p w14:paraId="5ACE1DE6" w14:textId="0B03AEE5" w:rsidR="00314181"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64" w:name="_Toc435746314"/>
      <w:bookmarkStart w:id="365" w:name="_Toc436136193"/>
      <w:bookmarkStart w:id="366" w:name="_Toc436220599"/>
      <w:bookmarkStart w:id="367" w:name="_Toc436383556"/>
      <w:bookmarkStart w:id="368" w:name="_Toc436657350"/>
      <w:bookmarkStart w:id="369" w:name="_Toc436926877"/>
      <w:r w:rsidRPr="00860E91">
        <w:rPr>
          <w:rFonts w:ascii="Times New Roman" w:hAnsi="Times New Roman" w:cs="Times New Roman"/>
          <w:bCs/>
          <w:sz w:val="24"/>
          <w:szCs w:val="24"/>
        </w:rPr>
        <w:t xml:space="preserve">Figure 4.9: </w:t>
      </w:r>
      <w:r w:rsidR="00E64A93">
        <w:rPr>
          <w:rFonts w:ascii="Times New Roman" w:hAnsi="Times New Roman" w:cs="Times New Roman"/>
          <w:sz w:val="24"/>
          <w:szCs w:val="24"/>
        </w:rPr>
        <w:t>Timing analysis r</w:t>
      </w:r>
      <w:r w:rsidRPr="00860E91">
        <w:rPr>
          <w:rFonts w:ascii="Times New Roman" w:hAnsi="Times New Roman" w:cs="Times New Roman"/>
          <w:sz w:val="24"/>
          <w:szCs w:val="24"/>
        </w:rPr>
        <w:t xml:space="preserve">eport </w:t>
      </w:r>
      <w:r w:rsidRPr="00860E91">
        <w:rPr>
          <w:rFonts w:ascii="Times New Roman" w:eastAsia="Times New Roman" w:hAnsi="Times New Roman" w:cs="Times New Roman"/>
          <w:sz w:val="24"/>
          <w:szCs w:val="24"/>
        </w:rPr>
        <w:t>of SQRT CSLA</w:t>
      </w:r>
      <w:bookmarkEnd w:id="364"/>
      <w:bookmarkEnd w:id="365"/>
      <w:bookmarkEnd w:id="366"/>
      <w:bookmarkEnd w:id="367"/>
      <w:bookmarkEnd w:id="368"/>
      <w:bookmarkEnd w:id="369"/>
    </w:p>
    <w:p w14:paraId="0957EC96" w14:textId="43A4E4C3" w:rsidR="0089442C" w:rsidRPr="00860E91" w:rsidRDefault="00265AA3" w:rsidP="005857B4">
      <w:pPr>
        <w:spacing w:after="120"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The top 10 critical paths of the circuit are given from the timing report and it lets us know the worst path delay. The units in the timing report are given in Nano seconds, here </w:t>
      </w: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 xml:space="preserve"> stands for rising edge and </w:t>
      </w: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xml:space="preserve"> stands for falling edge.</w:t>
      </w:r>
      <w:r>
        <w:rPr>
          <w:rFonts w:ascii="Times New Roman" w:hAnsi="Times New Roman" w:cs="Times New Roman"/>
          <w:sz w:val="24"/>
          <w:szCs w:val="24"/>
        </w:rPr>
        <w:t xml:space="preserve"> The critical path is the path that causes the longest propagation delay between the input and output path. Here the critic</w:t>
      </w:r>
      <w:r w:rsidR="0048798A">
        <w:rPr>
          <w:rFonts w:ascii="Times New Roman" w:hAnsi="Times New Roman" w:cs="Times New Roman"/>
          <w:sz w:val="24"/>
          <w:szCs w:val="24"/>
        </w:rPr>
        <w:t>al path starts at Input port</w:t>
      </w:r>
      <w:r>
        <w:rPr>
          <w:rFonts w:ascii="Times New Roman" w:hAnsi="Times New Roman" w:cs="Times New Roman"/>
          <w:sz w:val="24"/>
          <w:szCs w:val="24"/>
        </w:rPr>
        <w:t xml:space="preserve"> B[0] and ends at output port Sum[15]. </w:t>
      </w:r>
    </w:p>
    <w:p w14:paraId="0B00BB7F" w14:textId="5D274300" w:rsidR="005C73A0" w:rsidRPr="00860E91" w:rsidRDefault="005C73A0" w:rsidP="005857B4">
      <w:pPr>
        <w:spacing w:after="120" w:line="480" w:lineRule="auto"/>
        <w:ind w:firstLine="720"/>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lastRenderedPageBreak/>
        <w:t xml:space="preserve">If the circuit has calculated the worst path delay between two points with a very less positive slack then it is an indication of a good </w:t>
      </w:r>
      <w:r w:rsidR="008839FB">
        <w:rPr>
          <w:rFonts w:ascii="Times New Roman" w:eastAsia="Times New Roman" w:hAnsi="Times New Roman" w:cs="Times New Roman"/>
          <w:sz w:val="24"/>
          <w:szCs w:val="24"/>
        </w:rPr>
        <w:t>circuit</w:t>
      </w:r>
      <w:r w:rsidRPr="00860E91">
        <w:rPr>
          <w:rFonts w:ascii="Times New Roman" w:eastAsia="Times New Roman" w:hAnsi="Times New Roman" w:cs="Times New Roman"/>
          <w:sz w:val="24"/>
          <w:szCs w:val="24"/>
        </w:rPr>
        <w:t xml:space="preserve"> which has utilized all of the timing </w:t>
      </w:r>
      <w:r w:rsidR="003C5896">
        <w:rPr>
          <w:rFonts w:ascii="Times New Roman" w:eastAsia="Times New Roman" w:hAnsi="Times New Roman" w:cs="Times New Roman"/>
          <w:sz w:val="24"/>
          <w:szCs w:val="24"/>
        </w:rPr>
        <w:t>for its computation</w:t>
      </w:r>
      <w:r w:rsidRPr="00860E91">
        <w:rPr>
          <w:rFonts w:ascii="Times New Roman" w:eastAsia="Times New Roman" w:hAnsi="Times New Roman" w:cs="Times New Roman"/>
          <w:sz w:val="24"/>
          <w:szCs w:val="24"/>
        </w:rPr>
        <w:t xml:space="preserve">. If the slack is negative then the design is not fast enough for the </w:t>
      </w:r>
      <w:r w:rsidR="008839FB">
        <w:rPr>
          <w:rFonts w:ascii="Times New Roman" w:eastAsia="Times New Roman" w:hAnsi="Times New Roman" w:cs="Times New Roman"/>
          <w:sz w:val="24"/>
          <w:szCs w:val="24"/>
        </w:rPr>
        <w:t>given</w:t>
      </w:r>
      <w:r w:rsidRPr="00860E91">
        <w:rPr>
          <w:rFonts w:ascii="Times New Roman" w:eastAsia="Times New Roman" w:hAnsi="Times New Roman" w:cs="Times New Roman"/>
          <w:sz w:val="24"/>
          <w:szCs w:val="24"/>
        </w:rPr>
        <w:t xml:space="preserve"> clock </w:t>
      </w:r>
      <w:r w:rsidR="00DC15CD">
        <w:rPr>
          <w:rFonts w:ascii="Times New Roman" w:eastAsia="Times New Roman" w:hAnsi="Times New Roman" w:cs="Times New Roman"/>
          <w:sz w:val="24"/>
          <w:szCs w:val="24"/>
        </w:rPr>
        <w:t>period</w:t>
      </w:r>
      <w:r w:rsidRPr="00860E91">
        <w:rPr>
          <w:rFonts w:ascii="Times New Roman" w:eastAsia="Times New Roman" w:hAnsi="Times New Roman" w:cs="Times New Roman"/>
          <w:sz w:val="24"/>
          <w:szCs w:val="24"/>
        </w:rPr>
        <w:t>.</w:t>
      </w:r>
      <w:r w:rsidR="0027466D">
        <w:rPr>
          <w:rFonts w:ascii="Times New Roman" w:eastAsia="Times New Roman" w:hAnsi="Times New Roman" w:cs="Times New Roman"/>
          <w:sz w:val="24"/>
          <w:szCs w:val="24"/>
        </w:rPr>
        <w:t xml:space="preserve"> The ideal clock period</w:t>
      </w:r>
      <w:r w:rsidR="00810D31">
        <w:rPr>
          <w:rFonts w:ascii="Times New Roman" w:eastAsia="Times New Roman" w:hAnsi="Times New Roman" w:cs="Times New Roman"/>
          <w:sz w:val="24"/>
          <w:szCs w:val="24"/>
        </w:rPr>
        <w:t xml:space="preserve"> set in my simulation</w:t>
      </w:r>
      <w:r w:rsidR="0027466D">
        <w:rPr>
          <w:rFonts w:ascii="Times New Roman" w:eastAsia="Times New Roman" w:hAnsi="Times New Roman" w:cs="Times New Roman"/>
          <w:sz w:val="24"/>
          <w:szCs w:val="24"/>
        </w:rPr>
        <w:t xml:space="preserve"> is 5ns</w:t>
      </w:r>
      <w:r w:rsidR="007560C7">
        <w:rPr>
          <w:rFonts w:ascii="Times New Roman" w:eastAsia="Times New Roman" w:hAnsi="Times New Roman" w:cs="Times New Roman"/>
          <w:sz w:val="24"/>
          <w:szCs w:val="24"/>
        </w:rPr>
        <w:t xml:space="preserve"> (200MHz)</w:t>
      </w:r>
      <w:r w:rsidR="003C5896">
        <w:rPr>
          <w:rFonts w:ascii="Times New Roman" w:eastAsia="Times New Roman" w:hAnsi="Times New Roman" w:cs="Times New Roman"/>
          <w:sz w:val="24"/>
          <w:szCs w:val="24"/>
        </w:rPr>
        <w:t xml:space="preserve"> with an input external delay of 1ns</w:t>
      </w:r>
      <w:r w:rsidR="00D05086">
        <w:rPr>
          <w:rFonts w:ascii="Times New Roman" w:eastAsia="Times New Roman" w:hAnsi="Times New Roman" w:cs="Times New Roman"/>
          <w:sz w:val="24"/>
          <w:szCs w:val="24"/>
        </w:rPr>
        <w:t>,</w:t>
      </w:r>
      <w:r w:rsidR="00D8079A" w:rsidRPr="00860E91">
        <w:rPr>
          <w:rFonts w:ascii="Times New Roman" w:eastAsia="Times New Roman" w:hAnsi="Times New Roman" w:cs="Times New Roman"/>
          <w:sz w:val="24"/>
          <w:szCs w:val="24"/>
        </w:rPr>
        <w:t xml:space="preserve"> the</w:t>
      </w:r>
      <w:r w:rsidR="00F2301C" w:rsidRPr="00860E91">
        <w:rPr>
          <w:rFonts w:ascii="Times New Roman" w:eastAsia="Times New Roman" w:hAnsi="Times New Roman" w:cs="Times New Roman"/>
          <w:sz w:val="24"/>
          <w:szCs w:val="24"/>
        </w:rPr>
        <w:t xml:space="preserve"> report gives the</w:t>
      </w:r>
      <w:r w:rsidR="003C5896">
        <w:rPr>
          <w:rFonts w:ascii="Times New Roman" w:eastAsia="Times New Roman" w:hAnsi="Times New Roman" w:cs="Times New Roman"/>
          <w:sz w:val="24"/>
          <w:szCs w:val="24"/>
        </w:rPr>
        <w:t xml:space="preserve"> data arrival time (delay)</w:t>
      </w:r>
      <w:r w:rsidR="00E54599" w:rsidRPr="00860E91">
        <w:rPr>
          <w:rFonts w:ascii="Times New Roman" w:eastAsia="Times New Roman" w:hAnsi="Times New Roman" w:cs="Times New Roman"/>
          <w:sz w:val="24"/>
          <w:szCs w:val="24"/>
        </w:rPr>
        <w:t xml:space="preserve">  a</w:t>
      </w:r>
      <w:r w:rsidR="00810D31">
        <w:rPr>
          <w:rFonts w:ascii="Times New Roman" w:eastAsia="Times New Roman" w:hAnsi="Times New Roman" w:cs="Times New Roman"/>
          <w:sz w:val="24"/>
          <w:szCs w:val="24"/>
        </w:rPr>
        <w:t>n</w:t>
      </w:r>
      <w:r w:rsidR="00084F1D">
        <w:rPr>
          <w:rFonts w:ascii="Times New Roman" w:eastAsia="Times New Roman" w:hAnsi="Times New Roman" w:cs="Times New Roman"/>
          <w:sz w:val="24"/>
          <w:szCs w:val="24"/>
        </w:rPr>
        <w:t>d the slack</w:t>
      </w:r>
      <w:r w:rsidR="00D8079A" w:rsidRPr="00860E91">
        <w:rPr>
          <w:rFonts w:ascii="Times New Roman" w:eastAsia="Times New Roman" w:hAnsi="Times New Roman" w:cs="Times New Roman"/>
          <w:sz w:val="24"/>
          <w:szCs w:val="24"/>
        </w:rPr>
        <w:t>.</w:t>
      </w:r>
      <w:r w:rsidR="00E54599" w:rsidRPr="00860E91">
        <w:rPr>
          <w:rFonts w:ascii="Times New Roman" w:eastAsia="Times New Roman" w:hAnsi="Times New Roman" w:cs="Times New Roman"/>
          <w:sz w:val="24"/>
          <w:szCs w:val="24"/>
        </w:rPr>
        <w:t xml:space="preserve"> The slack in this case is </w:t>
      </w:r>
      <w:r w:rsidR="00743297">
        <w:rPr>
          <w:rFonts w:ascii="Times New Roman" w:eastAsia="Times New Roman" w:hAnsi="Times New Roman" w:cs="Times New Roman"/>
          <w:sz w:val="24"/>
          <w:szCs w:val="24"/>
        </w:rPr>
        <w:t>1.70</w:t>
      </w:r>
      <w:r w:rsidR="00592CAB" w:rsidRPr="00860E91">
        <w:rPr>
          <w:rFonts w:ascii="Times New Roman" w:eastAsia="Times New Roman" w:hAnsi="Times New Roman" w:cs="Times New Roman"/>
          <w:sz w:val="24"/>
          <w:szCs w:val="24"/>
        </w:rPr>
        <w:t xml:space="preserve"> it is an indication of good circuit</w:t>
      </w:r>
      <w:r w:rsidR="00426F6C" w:rsidRPr="00860E91">
        <w:rPr>
          <w:rFonts w:ascii="Times New Roman" w:eastAsia="Times New Roman" w:hAnsi="Times New Roman" w:cs="Times New Roman"/>
          <w:sz w:val="24"/>
          <w:szCs w:val="24"/>
        </w:rPr>
        <w:t>.</w:t>
      </w:r>
    </w:p>
    <w:p w14:paraId="3625AEF6" w14:textId="46424F43" w:rsidR="005C73A0" w:rsidRDefault="00B10037" w:rsidP="005857B4">
      <w:pPr>
        <w:spacing w:after="12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5C73A0" w:rsidRPr="00860E91">
        <w:rPr>
          <w:rFonts w:ascii="Times New Roman" w:eastAsia="Times New Roman" w:hAnsi="Times New Roman" w:cs="Times New Roman"/>
          <w:sz w:val="24"/>
          <w:szCs w:val="24"/>
        </w:rPr>
        <w:t>elay for the ordinary SQRT CSLA is calculated from the critical path of the circuit a</w:t>
      </w:r>
      <w:r w:rsidR="00426F6C" w:rsidRPr="00860E91">
        <w:rPr>
          <w:rFonts w:ascii="Times New Roman" w:eastAsia="Times New Roman" w:hAnsi="Times New Roman" w:cs="Times New Roman"/>
          <w:sz w:val="24"/>
          <w:szCs w:val="24"/>
        </w:rPr>
        <w:t>nd is</w:t>
      </w:r>
      <w:r w:rsidR="00E54599" w:rsidRPr="00860E91">
        <w:rPr>
          <w:rFonts w:ascii="Times New Roman" w:eastAsia="Times New Roman" w:hAnsi="Times New Roman" w:cs="Times New Roman"/>
          <w:sz w:val="24"/>
          <w:szCs w:val="24"/>
        </w:rPr>
        <w:t xml:space="preserve"> </w:t>
      </w:r>
      <w:r w:rsidR="009C572B">
        <w:rPr>
          <w:rFonts w:ascii="Times New Roman" w:eastAsia="Times New Roman" w:hAnsi="Times New Roman" w:cs="Times New Roman"/>
          <w:b/>
          <w:sz w:val="24"/>
          <w:szCs w:val="24"/>
        </w:rPr>
        <w:t>1.30</w:t>
      </w:r>
      <w:r w:rsidR="005C73A0" w:rsidRPr="00860E91">
        <w:rPr>
          <w:rFonts w:ascii="Times New Roman" w:eastAsia="Times New Roman" w:hAnsi="Times New Roman" w:cs="Times New Roman"/>
          <w:b/>
          <w:sz w:val="24"/>
          <w:szCs w:val="24"/>
        </w:rPr>
        <w:t>n</w:t>
      </w:r>
      <w:r w:rsidR="00B17A57" w:rsidRPr="00B17A57">
        <w:rPr>
          <w:rFonts w:ascii="Times New Roman" w:eastAsia="Times New Roman" w:hAnsi="Times New Roman" w:cs="Times New Roman"/>
          <w:sz w:val="24"/>
          <w:szCs w:val="24"/>
        </w:rPr>
        <w:t>s</w:t>
      </w:r>
      <w:r w:rsidR="005C73A0" w:rsidRPr="00860E91">
        <w:rPr>
          <w:rFonts w:ascii="Times New Roman" w:eastAsia="Times New Roman" w:hAnsi="Times New Roman" w:cs="Times New Roman"/>
          <w:sz w:val="24"/>
          <w:szCs w:val="24"/>
        </w:rPr>
        <w:t xml:space="preserve"> in this case.</w:t>
      </w:r>
      <w:r w:rsidR="003C5896">
        <w:rPr>
          <w:rFonts w:ascii="Times New Roman" w:eastAsia="Times New Roman" w:hAnsi="Times New Roman" w:cs="Times New Roman"/>
          <w:sz w:val="24"/>
          <w:szCs w:val="24"/>
        </w:rPr>
        <w:t xml:space="preserve"> The delay or the critical path</w:t>
      </w:r>
    </w:p>
    <w:p w14:paraId="003AD696" w14:textId="6C46F40F" w:rsidR="0022298C" w:rsidRDefault="0022298C" w:rsidP="0022298C">
      <w:pPr>
        <w:spacing w:after="12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delay and slack are calculated from the timing report as follows</w:t>
      </w:r>
    </w:p>
    <w:p w14:paraId="2A9C0EB6" w14:textId="78BE77AF" w:rsidR="00EF6D62" w:rsidRPr="00EF6D62" w:rsidRDefault="00EF6D62" w:rsidP="00EF6D62">
      <w:pPr>
        <w:spacing w:after="120" w:line="480" w:lineRule="auto"/>
        <w:ind w:firstLine="720"/>
        <w:rPr>
          <w:rFonts w:ascii="Times New Roman" w:eastAsia="Times New Roman" w:hAnsi="Times New Roman" w:cs="Times New Roman"/>
          <w:sz w:val="24"/>
          <w:szCs w:val="24"/>
        </w:rPr>
      </w:pPr>
      <w:r w:rsidRPr="00EF6D62">
        <w:rPr>
          <w:rFonts w:ascii="Times New Roman" w:eastAsia="Times New Roman" w:hAnsi="Times New Roman" w:cs="Times New Roman"/>
          <w:sz w:val="24"/>
          <w:szCs w:val="24"/>
        </w:rPr>
        <w:t>5-1-1=3ns and 3-1.30=1.70ns</w:t>
      </w:r>
      <w:r>
        <w:rPr>
          <w:rFonts w:ascii="Times New Roman" w:eastAsia="Times New Roman" w:hAnsi="Times New Roman" w:cs="Times New Roman"/>
          <w:sz w:val="24"/>
          <w:szCs w:val="24"/>
        </w:rPr>
        <w:t xml:space="preserve"> </w:t>
      </w:r>
      <w:r w:rsidRPr="00EF6D62">
        <w:rPr>
          <w:rFonts w:ascii="Times New Roman" w:eastAsia="Times New Roman" w:hAnsi="Times New Roman" w:cs="Times New Roman"/>
          <w:sz w:val="24"/>
          <w:szCs w:val="24"/>
        </w:rPr>
        <w:t xml:space="preserve">(slack) </w:t>
      </w:r>
    </w:p>
    <w:p w14:paraId="3FED1536" w14:textId="7F6B6C25" w:rsidR="00EF6D62" w:rsidRPr="00EF6D62" w:rsidRDefault="00EF6D62" w:rsidP="00EF6D62">
      <w:pPr>
        <w:spacing w:after="120" w:line="480" w:lineRule="auto"/>
        <w:ind w:firstLine="720"/>
        <w:rPr>
          <w:rFonts w:ascii="Times New Roman" w:eastAsia="Times New Roman" w:hAnsi="Times New Roman" w:cs="Times New Roman"/>
          <w:sz w:val="24"/>
          <w:szCs w:val="24"/>
        </w:rPr>
      </w:pPr>
      <w:r w:rsidRPr="00EF6D62">
        <w:rPr>
          <w:rFonts w:ascii="Times New Roman" w:eastAsia="Times New Roman" w:hAnsi="Times New Roman" w:cs="Times New Roman"/>
          <w:sz w:val="24"/>
          <w:szCs w:val="24"/>
        </w:rPr>
        <w:t>Critical path =Data arrival time-</w:t>
      </w:r>
      <w:r w:rsidR="00DC15CD">
        <w:rPr>
          <w:rFonts w:ascii="Times New Roman" w:eastAsia="Times New Roman" w:hAnsi="Times New Roman" w:cs="Times New Roman"/>
          <w:sz w:val="24"/>
          <w:szCs w:val="24"/>
        </w:rPr>
        <w:t xml:space="preserve"> input external </w:t>
      </w:r>
      <w:r w:rsidRPr="00EF6D62">
        <w:rPr>
          <w:rFonts w:ascii="Times New Roman" w:eastAsia="Times New Roman" w:hAnsi="Times New Roman" w:cs="Times New Roman"/>
          <w:sz w:val="24"/>
          <w:szCs w:val="24"/>
        </w:rPr>
        <w:t>delay=2.30-1=1.30ns</w:t>
      </w:r>
      <w:r w:rsidR="009C1BA1">
        <w:rPr>
          <w:rFonts w:ascii="Times New Roman" w:eastAsia="Times New Roman" w:hAnsi="Times New Roman" w:cs="Times New Roman"/>
          <w:sz w:val="24"/>
          <w:szCs w:val="24"/>
        </w:rPr>
        <w:t>.</w:t>
      </w:r>
    </w:p>
    <w:p w14:paraId="4F31965A" w14:textId="77777777" w:rsidR="0022298C" w:rsidRPr="00860E91" w:rsidRDefault="0022298C" w:rsidP="005857B4">
      <w:pPr>
        <w:spacing w:after="120" w:line="480" w:lineRule="auto"/>
        <w:ind w:firstLine="720"/>
        <w:rPr>
          <w:rFonts w:ascii="Times New Roman" w:eastAsia="Times New Roman" w:hAnsi="Times New Roman" w:cs="Times New Roman"/>
          <w:sz w:val="24"/>
          <w:szCs w:val="24"/>
        </w:rPr>
      </w:pPr>
    </w:p>
    <w:p w14:paraId="3F335503" w14:textId="77777777" w:rsidR="00314181" w:rsidRPr="00860E91" w:rsidRDefault="00314181" w:rsidP="005857B4">
      <w:pPr>
        <w:spacing w:after="120" w:line="480" w:lineRule="auto"/>
        <w:ind w:firstLine="720"/>
        <w:jc w:val="both"/>
        <w:rPr>
          <w:rFonts w:ascii="Times New Roman" w:eastAsia="Times New Roman" w:hAnsi="Times New Roman" w:cs="Times New Roman"/>
          <w:sz w:val="24"/>
          <w:szCs w:val="24"/>
        </w:rPr>
      </w:pPr>
    </w:p>
    <w:p w14:paraId="2F5126F6" w14:textId="77777777" w:rsidR="00314181" w:rsidRPr="00860E91" w:rsidRDefault="00314181" w:rsidP="005857B4">
      <w:pPr>
        <w:spacing w:after="120" w:line="480" w:lineRule="auto"/>
        <w:jc w:val="both"/>
        <w:rPr>
          <w:rFonts w:ascii="Times New Roman" w:eastAsia="Times New Roman" w:hAnsi="Times New Roman" w:cs="Times New Roman"/>
          <w:b/>
          <w:sz w:val="24"/>
          <w:szCs w:val="24"/>
        </w:rPr>
      </w:pPr>
    </w:p>
    <w:p w14:paraId="57508129" w14:textId="77777777" w:rsidR="00314181" w:rsidRDefault="00314181" w:rsidP="005857B4">
      <w:pPr>
        <w:spacing w:after="120" w:line="480" w:lineRule="auto"/>
        <w:jc w:val="both"/>
        <w:rPr>
          <w:rFonts w:ascii="Times New Roman" w:eastAsia="Times New Roman" w:hAnsi="Times New Roman" w:cs="Times New Roman"/>
          <w:b/>
          <w:sz w:val="24"/>
          <w:szCs w:val="24"/>
        </w:rPr>
      </w:pPr>
    </w:p>
    <w:p w14:paraId="5AEF0E9A" w14:textId="77777777" w:rsidR="00DA678C" w:rsidRDefault="00DA678C" w:rsidP="005857B4">
      <w:pPr>
        <w:spacing w:after="120" w:line="480" w:lineRule="auto"/>
        <w:jc w:val="both"/>
        <w:rPr>
          <w:rFonts w:ascii="Times New Roman" w:eastAsia="Times New Roman" w:hAnsi="Times New Roman" w:cs="Times New Roman"/>
          <w:b/>
          <w:sz w:val="24"/>
          <w:szCs w:val="24"/>
        </w:rPr>
      </w:pPr>
    </w:p>
    <w:p w14:paraId="3C0D87B7" w14:textId="77777777" w:rsidR="00DA678C" w:rsidRDefault="00DA678C" w:rsidP="005857B4">
      <w:pPr>
        <w:spacing w:after="120" w:line="480" w:lineRule="auto"/>
        <w:jc w:val="both"/>
        <w:rPr>
          <w:rFonts w:ascii="Times New Roman" w:eastAsia="Times New Roman" w:hAnsi="Times New Roman" w:cs="Times New Roman"/>
          <w:b/>
          <w:sz w:val="24"/>
          <w:szCs w:val="24"/>
        </w:rPr>
      </w:pPr>
    </w:p>
    <w:p w14:paraId="6E1C5C42" w14:textId="77777777" w:rsidR="00DA678C" w:rsidRPr="00860E91" w:rsidRDefault="00DA678C" w:rsidP="005857B4">
      <w:pPr>
        <w:spacing w:after="120" w:line="480" w:lineRule="auto"/>
        <w:jc w:val="both"/>
        <w:rPr>
          <w:rFonts w:ascii="Times New Roman" w:eastAsia="Times New Roman" w:hAnsi="Times New Roman" w:cs="Times New Roman"/>
          <w:b/>
          <w:sz w:val="24"/>
          <w:szCs w:val="24"/>
        </w:rPr>
      </w:pPr>
    </w:p>
    <w:p w14:paraId="4677DAE9" w14:textId="77777777" w:rsidR="00314181" w:rsidRPr="00860E91" w:rsidRDefault="00314181" w:rsidP="005857B4">
      <w:pPr>
        <w:tabs>
          <w:tab w:val="left" w:pos="2520"/>
        </w:tabs>
        <w:spacing w:after="120" w:line="480" w:lineRule="auto"/>
        <w:rPr>
          <w:rFonts w:ascii="Times New Roman" w:hAnsi="Times New Roman" w:cs="Times New Roman"/>
          <w:sz w:val="28"/>
          <w:szCs w:val="28"/>
        </w:rPr>
      </w:pPr>
    </w:p>
    <w:p w14:paraId="780B9224" w14:textId="03314FF5" w:rsidR="007E7915" w:rsidRDefault="007E7915" w:rsidP="005857B4">
      <w:pPr>
        <w:spacing w:after="120" w:line="480" w:lineRule="auto"/>
        <w:jc w:val="center"/>
        <w:rPr>
          <w:rFonts w:ascii="Times New Roman" w:hAnsi="Times New Roman" w:cs="Times New Roman"/>
          <w:b/>
          <w:sz w:val="28"/>
          <w:szCs w:val="28"/>
        </w:rPr>
      </w:pPr>
    </w:p>
    <w:p w14:paraId="2C5A3A89" w14:textId="77777777" w:rsidR="007E7915" w:rsidRPr="00263582" w:rsidRDefault="007E7915" w:rsidP="007E7915">
      <w:pPr>
        <w:keepNext/>
        <w:keepLines/>
        <w:spacing w:after="120" w:line="480" w:lineRule="auto"/>
        <w:ind w:firstLine="720"/>
        <w:jc w:val="center"/>
        <w:outlineLvl w:val="2"/>
        <w:rPr>
          <w:rFonts w:ascii="Times New Roman" w:eastAsiaTheme="majorEastAsia" w:hAnsi="Times New Roman" w:cs="Times New Roman"/>
          <w:sz w:val="24"/>
          <w:szCs w:val="24"/>
        </w:rPr>
      </w:pPr>
      <w:r>
        <w:rPr>
          <w:rFonts w:ascii="Times New Roman" w:hAnsi="Times New Roman" w:cs="Times New Roman"/>
          <w:b/>
          <w:sz w:val="28"/>
          <w:szCs w:val="28"/>
        </w:rPr>
        <w:br w:type="page"/>
      </w:r>
      <w:r w:rsidRPr="00860E91">
        <w:rPr>
          <w:rFonts w:ascii="Times New Roman" w:hAnsi="Times New Roman" w:cs="Times New Roman"/>
          <w:b/>
          <w:sz w:val="28"/>
          <w:szCs w:val="28"/>
        </w:rPr>
        <w:lastRenderedPageBreak/>
        <w:t>5. Modified SQRT CSLA using BEC</w:t>
      </w:r>
    </w:p>
    <w:p w14:paraId="1C8468D7" w14:textId="77777777" w:rsidR="007E7915" w:rsidRPr="00860E91" w:rsidRDefault="007E7915" w:rsidP="007E7915">
      <w:pPr>
        <w:tabs>
          <w:tab w:val="left" w:pos="2520"/>
        </w:tabs>
        <w:spacing w:after="120" w:line="480" w:lineRule="auto"/>
        <w:rPr>
          <w:rFonts w:ascii="Times New Roman" w:hAnsi="Times New Roman" w:cs="Times New Roman"/>
          <w:b/>
          <w:sz w:val="28"/>
          <w:szCs w:val="28"/>
        </w:rPr>
      </w:pPr>
      <w:r w:rsidRPr="00860E91">
        <w:rPr>
          <w:rFonts w:ascii="Times New Roman" w:hAnsi="Times New Roman" w:cs="Times New Roman"/>
          <w:noProof/>
          <w:sz w:val="20"/>
          <w:szCs w:val="20"/>
        </w:rPr>
        <w:drawing>
          <wp:inline distT="0" distB="0" distL="0" distR="0" wp14:anchorId="03BC9BA1" wp14:editId="75AB2356">
            <wp:extent cx="528637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8744" cy="1858207"/>
                    </a:xfrm>
                    <a:prstGeom prst="rect">
                      <a:avLst/>
                    </a:prstGeom>
                    <a:noFill/>
                    <a:ln>
                      <a:noFill/>
                    </a:ln>
                  </pic:spPr>
                </pic:pic>
              </a:graphicData>
            </a:graphic>
          </wp:inline>
        </w:drawing>
      </w:r>
    </w:p>
    <w:p w14:paraId="1EB6C3EB" w14:textId="77777777" w:rsidR="007E7915" w:rsidRPr="00860E91" w:rsidRDefault="007E7915" w:rsidP="007E7915">
      <w:pPr>
        <w:keepNext/>
        <w:keepLines/>
        <w:spacing w:after="120" w:line="480" w:lineRule="auto"/>
        <w:jc w:val="center"/>
        <w:outlineLvl w:val="2"/>
        <w:rPr>
          <w:rFonts w:ascii="Times New Roman" w:eastAsiaTheme="majorEastAsia" w:hAnsi="Times New Roman" w:cs="Times New Roman"/>
          <w:sz w:val="24"/>
          <w:szCs w:val="24"/>
        </w:rPr>
      </w:pPr>
      <w:r w:rsidRPr="00860E91">
        <w:rPr>
          <w:rFonts w:ascii="Times New Roman" w:hAnsi="Times New Roman" w:cs="Times New Roman"/>
          <w:sz w:val="24"/>
          <w:szCs w:val="24"/>
        </w:rPr>
        <w:t>Figure 5.1: Modified SQRT CSLA [6]</w:t>
      </w:r>
    </w:p>
    <w:p w14:paraId="6486D09B" w14:textId="77777777" w:rsidR="007E7915" w:rsidRPr="00860E91" w:rsidRDefault="007E7915" w:rsidP="007E7915">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 xml:space="preserve">The main idea of this work is to use BEC instead of the RCA with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=1 in order to reduce the area and power consumption of the regular SQRT CSLA. To replace the n bit RCA, an n+1 bit BEC is required.</w:t>
      </w:r>
    </w:p>
    <w:p w14:paraId="22FDBA07" w14:textId="77777777" w:rsidR="007E7915" w:rsidRPr="00860E91" w:rsidRDefault="007E7915" w:rsidP="007E7915">
      <w:pPr>
        <w:tabs>
          <w:tab w:val="left" w:pos="2520"/>
        </w:tabs>
        <w:spacing w:after="120" w:line="480" w:lineRule="auto"/>
        <w:jc w:val="center"/>
        <w:rPr>
          <w:rFonts w:ascii="Times New Roman" w:hAnsi="Times New Roman" w:cs="Times New Roman"/>
          <w:b/>
          <w:sz w:val="28"/>
          <w:szCs w:val="28"/>
        </w:rPr>
      </w:pPr>
      <w:r w:rsidRPr="00860E91">
        <w:rPr>
          <w:rFonts w:ascii="Times New Roman" w:hAnsi="Times New Roman" w:cs="Times New Roman"/>
          <w:noProof/>
          <w:sz w:val="20"/>
          <w:szCs w:val="20"/>
        </w:rPr>
        <w:drawing>
          <wp:inline distT="0" distB="0" distL="0" distR="0" wp14:anchorId="41778EC2" wp14:editId="22AC6D56">
            <wp:extent cx="222885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8850" cy="1676400"/>
                    </a:xfrm>
                    <a:prstGeom prst="rect">
                      <a:avLst/>
                    </a:prstGeom>
                    <a:noFill/>
                    <a:ln>
                      <a:noFill/>
                    </a:ln>
                  </pic:spPr>
                </pic:pic>
              </a:graphicData>
            </a:graphic>
          </wp:inline>
        </w:drawing>
      </w:r>
    </w:p>
    <w:p w14:paraId="7AD671B6" w14:textId="77777777" w:rsidR="007E7915" w:rsidRPr="00860E91" w:rsidRDefault="007E7915" w:rsidP="007E7915">
      <w:pPr>
        <w:keepNext/>
        <w:keepLines/>
        <w:spacing w:after="120" w:line="480" w:lineRule="auto"/>
        <w:jc w:val="center"/>
        <w:outlineLvl w:val="2"/>
        <w:rPr>
          <w:rFonts w:ascii="Times New Roman" w:eastAsiaTheme="majorEastAsia" w:hAnsi="Times New Roman" w:cs="Times New Roman"/>
          <w:sz w:val="24"/>
          <w:szCs w:val="24"/>
        </w:rPr>
      </w:pPr>
      <w:r w:rsidRPr="00860E91">
        <w:rPr>
          <w:rFonts w:ascii="Times New Roman" w:hAnsi="Times New Roman" w:cs="Times New Roman"/>
          <w:bCs/>
          <w:sz w:val="24"/>
          <w:szCs w:val="24"/>
        </w:rPr>
        <w:t xml:space="preserve">Figure 5.2: A </w:t>
      </w:r>
      <w:r w:rsidRPr="00860E91">
        <w:rPr>
          <w:rFonts w:ascii="Times New Roman" w:hAnsi="Times New Roman" w:cs="Times New Roman"/>
          <w:sz w:val="24"/>
          <w:szCs w:val="24"/>
        </w:rPr>
        <w:t>4 bit BEC [6]</w:t>
      </w:r>
    </w:p>
    <w:p w14:paraId="02940285" w14:textId="5DB12754" w:rsidR="00A77C5E" w:rsidRPr="006A05BF" w:rsidRDefault="007E7915" w:rsidP="006A05BF">
      <w:pPr>
        <w:spacing w:after="120" w:line="480" w:lineRule="auto"/>
        <w:rPr>
          <w:rFonts w:ascii="Times New Roman" w:hAnsi="Times New Roman" w:cs="Times New Roman"/>
          <w:b/>
          <w:sz w:val="24"/>
          <w:szCs w:val="24"/>
        </w:rPr>
      </w:pPr>
      <w:r w:rsidRPr="00860E91">
        <w:tab/>
      </w:r>
      <w:r w:rsidRPr="006A05BF">
        <w:rPr>
          <w:rFonts w:ascii="Times New Roman" w:hAnsi="Times New Roman" w:cs="Times New Roman"/>
          <w:sz w:val="24"/>
          <w:szCs w:val="24"/>
        </w:rPr>
        <w:t xml:space="preserve">Figure above illustrates how the basic function of the modified SQRT CSLA is obtained by using 4-bit BEC together with the mux. One input of the 8:4 mux gets inputs (B3, B2, B1, and B0) and another input of the mux is the BEC output. This produces the two possible partial results in parallel and the mux is used to select either the BEC output or the direct inputs according to the control signal </w:t>
      </w:r>
      <w:proofErr w:type="spellStart"/>
      <w:r w:rsidRPr="006A05BF">
        <w:rPr>
          <w:rFonts w:ascii="Times New Roman" w:hAnsi="Times New Roman" w:cs="Times New Roman"/>
          <w:sz w:val="24"/>
          <w:szCs w:val="24"/>
        </w:rPr>
        <w:t>C</w:t>
      </w:r>
      <w:r w:rsidRPr="006A05BF">
        <w:rPr>
          <w:rFonts w:ascii="Times New Roman" w:hAnsi="Times New Roman" w:cs="Times New Roman"/>
          <w:sz w:val="24"/>
          <w:szCs w:val="24"/>
          <w:vertAlign w:val="subscript"/>
        </w:rPr>
        <w:t>in</w:t>
      </w:r>
      <w:proofErr w:type="spellEnd"/>
      <w:r w:rsidRPr="006A05BF">
        <w:rPr>
          <w:rFonts w:ascii="Times New Roman" w:hAnsi="Times New Roman" w:cs="Times New Roman"/>
          <w:sz w:val="24"/>
          <w:szCs w:val="24"/>
        </w:rPr>
        <w:t>. The importance of the BEC logic</w:t>
      </w:r>
    </w:p>
    <w:p w14:paraId="381788B6" w14:textId="4A6564EE" w:rsidR="00D409B6" w:rsidRDefault="007E7915" w:rsidP="005857B4">
      <w:pPr>
        <w:pStyle w:val="NormalWeb"/>
        <w:shd w:val="clear" w:color="auto" w:fill="FFFFFF"/>
        <w:spacing w:before="0" w:beforeAutospacing="0" w:after="120" w:afterAutospacing="0" w:line="480" w:lineRule="auto"/>
        <w:textAlignment w:val="top"/>
      </w:pPr>
      <w:del w:id="370" w:author="LC02" w:date="2015-12-10T13:02:00Z">
        <w:r w:rsidDel="009E4084">
          <w:lastRenderedPageBreak/>
          <w:delText>s</w:delText>
        </w:r>
        <w:r w:rsidRPr="00860E91" w:rsidDel="009E4084">
          <w:delText>tems</w:delText>
        </w:r>
      </w:del>
      <w:ins w:id="371" w:author="LC02" w:date="2015-12-10T13:02:00Z">
        <w:r w:rsidR="009E4084">
          <w:t>stems</w:t>
        </w:r>
      </w:ins>
      <w:r w:rsidR="005C73A0" w:rsidRPr="00860E91">
        <w:t xml:space="preserve"> from the large silicon area reduction when the SQRT CSLA with large number of bits are designed.</w:t>
      </w:r>
      <w:r w:rsidR="00D409B6">
        <w:t xml:space="preserve"> </w:t>
      </w:r>
    </w:p>
    <w:p w14:paraId="4115975E" w14:textId="79E47C57" w:rsidR="005C73A0" w:rsidRPr="00860E91" w:rsidRDefault="00D409B6" w:rsidP="005857B4">
      <w:pPr>
        <w:pStyle w:val="NormalWeb"/>
        <w:shd w:val="clear" w:color="auto" w:fill="FFFFFF"/>
        <w:spacing w:before="0" w:beforeAutospacing="0" w:after="120" w:afterAutospacing="0" w:line="480" w:lineRule="auto"/>
        <w:textAlignment w:val="top"/>
      </w:pPr>
      <w:r>
        <w:t>If we consider a 3</w:t>
      </w:r>
      <w:r w:rsidRPr="00860E91">
        <w:t xml:space="preserve">-bit BEC </w:t>
      </w:r>
      <w:r>
        <w:t xml:space="preserve">the Boolean expressions </w:t>
      </w:r>
      <w:r w:rsidR="005C73A0" w:rsidRPr="00860E91">
        <w:t xml:space="preserve">is listed as </w:t>
      </w:r>
    </w:p>
    <w:p w14:paraId="745CD207" w14:textId="77777777" w:rsidR="005C73A0" w:rsidRPr="00860E91" w:rsidRDefault="005C73A0" w:rsidP="005857B4">
      <w:pPr>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 xml:space="preserve">X[0]=~B[0] </w:t>
      </w:r>
    </w:p>
    <w:p w14:paraId="27F2516D" w14:textId="77777777" w:rsidR="005C73A0" w:rsidRPr="00860E91" w:rsidRDefault="005C73A0" w:rsidP="005857B4">
      <w:pPr>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X[1]=B[0]^B[1]</w:t>
      </w:r>
    </w:p>
    <w:p w14:paraId="162A983E" w14:textId="77777777" w:rsidR="005C73A0" w:rsidRPr="00860E91" w:rsidRDefault="005C73A0" w:rsidP="005857B4">
      <w:pPr>
        <w:spacing w:after="120" w:line="480" w:lineRule="auto"/>
        <w:rPr>
          <w:rFonts w:ascii="Times New Roman" w:hAnsi="Times New Roman" w:cs="Times New Roman"/>
          <w:sz w:val="24"/>
          <w:szCs w:val="24"/>
        </w:rPr>
      </w:pP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out</w:t>
      </w:r>
      <w:proofErr w:type="spellEnd"/>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 B[2]^(B[0]&amp;B[1])</w:t>
      </w:r>
    </w:p>
    <w:p w14:paraId="7B1F4D99" w14:textId="53C5E51A" w:rsidR="005C73A0" w:rsidRPr="00860E91" w:rsidRDefault="005C73A0"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The above logic is for a 3 bit BEC, Here ~B[0] is the invert of the first input bit, B[0]^B[1] are the OR of the two last input bits, B[2]^(B[0]&amp;B[1]) is the</w:t>
      </w:r>
      <w:r w:rsidRPr="00860E91">
        <w:rPr>
          <w:rFonts w:ascii="Times New Roman" w:hAnsi="Times New Roman" w:cs="Times New Roman"/>
        </w:rPr>
        <w:t xml:space="preserve"> </w:t>
      </w:r>
      <w:r w:rsidRPr="00860E91">
        <w:rPr>
          <w:rFonts w:ascii="Times New Roman" w:hAnsi="Times New Roman" w:cs="Times New Roman"/>
          <w:sz w:val="24"/>
          <w:szCs w:val="24"/>
        </w:rPr>
        <w:t>AND of the 2 LSB ORED with the MSB. Similarly the logic for 4 bit, 5 bit and 6 bit BEC are also written and the rema</w:t>
      </w:r>
      <w:r w:rsidR="00BE5EE2">
        <w:rPr>
          <w:rFonts w:ascii="Times New Roman" w:hAnsi="Times New Roman" w:cs="Times New Roman"/>
          <w:sz w:val="24"/>
          <w:szCs w:val="24"/>
        </w:rPr>
        <w:t>ining BEC’s can be seen in the s</w:t>
      </w:r>
      <w:r w:rsidRPr="00860E91">
        <w:rPr>
          <w:rFonts w:ascii="Times New Roman" w:hAnsi="Times New Roman" w:cs="Times New Roman"/>
          <w:sz w:val="24"/>
          <w:szCs w:val="24"/>
        </w:rPr>
        <w:t>chematic further.</w:t>
      </w:r>
    </w:p>
    <w:p w14:paraId="2C295CDF" w14:textId="630A2436" w:rsidR="00E6330D" w:rsidRPr="00860E91" w:rsidRDefault="00E6330D"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 xml:space="preserve">The MSQRT CSLA also functions similar to the SQRT CSLA but in this model the sum bits of RCA with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as 0 are given as inputs to BEC instead of calculating sum</w:t>
      </w:r>
      <w:r w:rsidR="00814777">
        <w:rPr>
          <w:rFonts w:ascii="Times New Roman" w:hAnsi="Times New Roman" w:cs="Times New Roman"/>
          <w:sz w:val="24"/>
          <w:szCs w:val="24"/>
        </w:rPr>
        <w:t xml:space="preserve"> in parallel like in the model using dual RCA’s</w:t>
      </w:r>
      <w:r w:rsidRPr="00860E91">
        <w:rPr>
          <w:rFonts w:ascii="Times New Roman" w:hAnsi="Times New Roman" w:cs="Times New Roman"/>
          <w:sz w:val="24"/>
          <w:szCs w:val="24"/>
        </w:rPr>
        <w:t>.</w:t>
      </w:r>
      <w:r w:rsidR="00445E54">
        <w:rPr>
          <w:rFonts w:ascii="Times New Roman" w:hAnsi="Times New Roman" w:cs="Times New Roman"/>
          <w:sz w:val="24"/>
          <w:szCs w:val="24"/>
        </w:rPr>
        <w:t xml:space="preserve"> The BEC then considers the sum from the RCA as its input and then starts its sum operation and generates the output sum.</w:t>
      </w:r>
    </w:p>
    <w:p w14:paraId="009D18E8" w14:textId="71D2571E" w:rsidR="00314181" w:rsidRPr="00860E91" w:rsidRDefault="00E6330D"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Depending upon the carry out of the previous stage the multiplexer selects the correct sum</w:t>
      </w:r>
      <w:r w:rsidR="00147ADC">
        <w:rPr>
          <w:rFonts w:ascii="Times New Roman" w:hAnsi="Times New Roman" w:cs="Times New Roman"/>
          <w:sz w:val="24"/>
          <w:szCs w:val="24"/>
        </w:rPr>
        <w:t xml:space="preserve"> and carry</w:t>
      </w:r>
      <w:r w:rsidRPr="00860E91">
        <w:rPr>
          <w:rFonts w:ascii="Times New Roman" w:hAnsi="Times New Roman" w:cs="Times New Roman"/>
          <w:sz w:val="24"/>
          <w:szCs w:val="24"/>
        </w:rPr>
        <w:t xml:space="preserve"> either from the RCA or BEC.</w:t>
      </w:r>
      <w:r w:rsidR="00814777">
        <w:rPr>
          <w:rFonts w:ascii="Times New Roman" w:hAnsi="Times New Roman" w:cs="Times New Roman"/>
          <w:sz w:val="24"/>
          <w:szCs w:val="24"/>
        </w:rPr>
        <w:t xml:space="preserve"> The carry out of the previous stage which is a binary 0 or binary1 acts as control signal for the multiplexer, if the control bit is 0 the sum is selected from the RCA and if the control bit is 1 the sum is selected from the BEC and this sum is used as output by the mux.</w:t>
      </w:r>
      <w:r w:rsidR="00445E54">
        <w:rPr>
          <w:rFonts w:ascii="Times New Roman" w:hAnsi="Times New Roman" w:cs="Times New Roman"/>
          <w:sz w:val="24"/>
          <w:szCs w:val="24"/>
        </w:rPr>
        <w:t xml:space="preserve"> </w:t>
      </w:r>
      <w:r w:rsidR="004012A8">
        <w:rPr>
          <w:rFonts w:ascii="Times New Roman" w:hAnsi="Times New Roman" w:cs="Times New Roman"/>
          <w:sz w:val="24"/>
          <w:szCs w:val="24"/>
        </w:rPr>
        <w:t>The similar</w:t>
      </w:r>
      <w:r w:rsidR="00445E54">
        <w:rPr>
          <w:rFonts w:ascii="Times New Roman" w:hAnsi="Times New Roman" w:cs="Times New Roman"/>
          <w:sz w:val="24"/>
          <w:szCs w:val="24"/>
        </w:rPr>
        <w:t xml:space="preserve"> technique is used by the other groups also.</w:t>
      </w:r>
    </w:p>
    <w:p w14:paraId="4C12DD16" w14:textId="77777777" w:rsidR="00110E86" w:rsidRPr="00860E91" w:rsidRDefault="00110E86" w:rsidP="005857B4">
      <w:pPr>
        <w:spacing w:after="120" w:line="480" w:lineRule="auto"/>
        <w:ind w:right="-1440"/>
        <w:rPr>
          <w:rFonts w:ascii="Times New Roman" w:hAnsi="Times New Roman" w:cs="Times New Roman"/>
          <w:sz w:val="24"/>
          <w:szCs w:val="24"/>
        </w:rPr>
      </w:pPr>
    </w:p>
    <w:p w14:paraId="25D11DED" w14:textId="5C4C52AD" w:rsidR="0031418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372" w:name="_Toc436926881"/>
      <w:r w:rsidRPr="00860E91">
        <w:rPr>
          <w:rFonts w:ascii="Times New Roman" w:eastAsia="Times New Roman" w:hAnsi="Times New Roman" w:cs="Times New Roman"/>
          <w:b/>
          <w:sz w:val="24"/>
          <w:szCs w:val="24"/>
        </w:rPr>
        <w:lastRenderedPageBreak/>
        <w:t xml:space="preserve">5.1. </w:t>
      </w:r>
      <w:r w:rsidR="00314181" w:rsidRPr="00860E91">
        <w:rPr>
          <w:rFonts w:ascii="Times New Roman" w:eastAsia="Times New Roman" w:hAnsi="Times New Roman" w:cs="Times New Roman"/>
          <w:b/>
          <w:sz w:val="24"/>
          <w:szCs w:val="24"/>
        </w:rPr>
        <w:t>Design and Simulation</w:t>
      </w:r>
      <w:r w:rsidR="00E64A93">
        <w:rPr>
          <w:rFonts w:ascii="Times New Roman" w:hAnsi="Times New Roman" w:cs="Times New Roman"/>
          <w:b/>
          <w:sz w:val="24"/>
          <w:szCs w:val="24"/>
        </w:rPr>
        <w:t xml:space="preserve"> of M</w:t>
      </w:r>
      <w:r w:rsidR="00314181" w:rsidRPr="00860E91">
        <w:rPr>
          <w:rFonts w:ascii="Times New Roman" w:hAnsi="Times New Roman" w:cs="Times New Roman"/>
          <w:b/>
          <w:sz w:val="24"/>
          <w:szCs w:val="24"/>
        </w:rPr>
        <w:t>odified SQRT CSLA</w:t>
      </w:r>
      <w:bookmarkEnd w:id="372"/>
    </w:p>
    <w:p w14:paraId="6275D5ED" w14:textId="132CF2DC" w:rsidR="00314181"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373" w:name="_Toc436926882"/>
      <w:r w:rsidRPr="00860E91">
        <w:rPr>
          <w:rFonts w:ascii="Times New Roman" w:eastAsia="Times New Roman" w:hAnsi="Times New Roman" w:cs="Times New Roman"/>
          <w:b/>
          <w:sz w:val="24"/>
          <w:szCs w:val="24"/>
        </w:rPr>
        <w:t xml:space="preserve">5.1.1. </w:t>
      </w:r>
      <w:r w:rsidR="00E64A93">
        <w:rPr>
          <w:rFonts w:ascii="Times New Roman" w:eastAsia="Times New Roman" w:hAnsi="Times New Roman" w:cs="Times New Roman"/>
          <w:b/>
          <w:sz w:val="24"/>
          <w:szCs w:val="24"/>
        </w:rPr>
        <w:t>waveforms</w:t>
      </w:r>
      <w:r w:rsidR="004D496D">
        <w:rPr>
          <w:rFonts w:ascii="Times New Roman" w:eastAsia="Times New Roman" w:hAnsi="Times New Roman" w:cs="Times New Roman"/>
          <w:b/>
          <w:sz w:val="24"/>
          <w:szCs w:val="24"/>
        </w:rPr>
        <w:t xml:space="preserve"> s</w:t>
      </w:r>
      <w:r w:rsidR="00314181" w:rsidRPr="00860E91">
        <w:rPr>
          <w:rFonts w:ascii="Times New Roman" w:eastAsia="Times New Roman" w:hAnsi="Times New Roman" w:cs="Times New Roman"/>
          <w:b/>
          <w:sz w:val="24"/>
          <w:szCs w:val="24"/>
        </w:rPr>
        <w:t>imulation of modified SQRT CSLA in VCS compiler</w:t>
      </w:r>
      <w:r w:rsidR="00AE27A0">
        <w:rPr>
          <w:rFonts w:ascii="Times New Roman" w:eastAsia="Times New Roman" w:hAnsi="Times New Roman" w:cs="Times New Roman"/>
          <w:b/>
          <w:sz w:val="24"/>
          <w:szCs w:val="24"/>
        </w:rPr>
        <w:t>.</w:t>
      </w:r>
      <w:bookmarkEnd w:id="373"/>
    </w:p>
    <w:p w14:paraId="5D9CDFB7" w14:textId="3169839D" w:rsidR="00314181" w:rsidRPr="00860E91" w:rsidRDefault="00395B21" w:rsidP="005857B4">
      <w:pPr>
        <w:spacing w:after="120" w:line="480" w:lineRule="auto"/>
        <w:jc w:val="both"/>
        <w:rPr>
          <w:rFonts w:ascii="Times New Roman" w:hAnsi="Times New Roman" w:cs="Times New Roman"/>
          <w:sz w:val="24"/>
          <w:szCs w:val="24"/>
        </w:rPr>
      </w:pPr>
      <w:r w:rsidRPr="00860E91">
        <w:rPr>
          <w:rFonts w:ascii="Times New Roman" w:hAnsi="Times New Roman" w:cs="Times New Roman"/>
          <w:noProof/>
        </w:rPr>
        <w:drawing>
          <wp:inline distT="0" distB="0" distL="0" distR="0" wp14:anchorId="0883A6C8" wp14:editId="24BD5AC3">
            <wp:extent cx="5343525" cy="39819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2155" cy="3988385"/>
                    </a:xfrm>
                    <a:prstGeom prst="rect">
                      <a:avLst/>
                    </a:prstGeom>
                    <a:noFill/>
                    <a:ln>
                      <a:noFill/>
                    </a:ln>
                  </pic:spPr>
                </pic:pic>
              </a:graphicData>
            </a:graphic>
          </wp:inline>
        </w:drawing>
      </w:r>
    </w:p>
    <w:p w14:paraId="6CDFBE89" w14:textId="7A09AA93" w:rsidR="00DD602E" w:rsidRPr="00860E91"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74" w:name="_Toc435746319"/>
      <w:bookmarkStart w:id="375" w:name="_Toc436136198"/>
      <w:bookmarkStart w:id="376" w:name="_Toc436220604"/>
      <w:bookmarkStart w:id="377" w:name="_Toc436383561"/>
      <w:bookmarkStart w:id="378" w:name="_Toc436657356"/>
      <w:bookmarkStart w:id="379" w:name="_Toc436926883"/>
      <w:r w:rsidRPr="00860E91">
        <w:rPr>
          <w:rFonts w:ascii="Times New Roman" w:hAnsi="Times New Roman" w:cs="Times New Roman"/>
          <w:bCs/>
          <w:sz w:val="24"/>
          <w:szCs w:val="24"/>
        </w:rPr>
        <w:t xml:space="preserve">Figure 5.3: </w:t>
      </w:r>
      <w:r w:rsidRPr="00860E91">
        <w:rPr>
          <w:rFonts w:ascii="Times New Roman" w:hAnsi="Times New Roman" w:cs="Times New Roman"/>
          <w:sz w:val="24"/>
          <w:szCs w:val="24"/>
        </w:rPr>
        <w:t>Simulation of mo</w:t>
      </w:r>
      <w:r w:rsidR="00E64A93">
        <w:rPr>
          <w:rFonts w:ascii="Times New Roman" w:hAnsi="Times New Roman" w:cs="Times New Roman"/>
          <w:sz w:val="24"/>
          <w:szCs w:val="24"/>
        </w:rPr>
        <w:t>dified SQRT CSLA in VCS s</w:t>
      </w:r>
      <w:r w:rsidR="009824F7" w:rsidRPr="00860E91">
        <w:rPr>
          <w:rFonts w:ascii="Times New Roman" w:hAnsi="Times New Roman" w:cs="Times New Roman"/>
          <w:sz w:val="24"/>
          <w:szCs w:val="24"/>
        </w:rPr>
        <w:t>imulator</w:t>
      </w:r>
      <w:bookmarkEnd w:id="374"/>
      <w:bookmarkEnd w:id="375"/>
      <w:bookmarkEnd w:id="376"/>
      <w:bookmarkEnd w:id="377"/>
      <w:bookmarkEnd w:id="378"/>
      <w:bookmarkEnd w:id="379"/>
    </w:p>
    <w:p w14:paraId="29450E6A" w14:textId="755B9F9E" w:rsidR="00314181" w:rsidRPr="00860E91" w:rsidRDefault="00314181" w:rsidP="005857B4">
      <w:pPr>
        <w:spacing w:after="120" w:line="480" w:lineRule="auto"/>
        <w:ind w:firstLine="418"/>
        <w:rPr>
          <w:rFonts w:ascii="Times New Roman" w:hAnsi="Times New Roman" w:cs="Times New Roman"/>
          <w:sz w:val="24"/>
          <w:szCs w:val="24"/>
        </w:rPr>
      </w:pPr>
      <w:r w:rsidRPr="00860E91">
        <w:rPr>
          <w:rFonts w:ascii="Times New Roman" w:hAnsi="Times New Roman" w:cs="Times New Roman"/>
          <w:sz w:val="24"/>
          <w:szCs w:val="24"/>
        </w:rPr>
        <w:t xml:space="preserve">Figure above illustrates the simulations results of 16 bit MSQRT CSLA with the inputs as A, B and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(Carry select input). S is the sum of A, B and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and</w:t>
      </w:r>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 xml:space="preserve">the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out</w:t>
      </w:r>
      <w:proofErr w:type="spellEnd"/>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is the Carry out (MSB). T</w:t>
      </w:r>
      <w:r w:rsidR="00FD5BC4" w:rsidRPr="00860E91">
        <w:rPr>
          <w:rFonts w:ascii="Times New Roman" w:hAnsi="Times New Roman" w:cs="Times New Roman"/>
          <w:sz w:val="24"/>
          <w:szCs w:val="24"/>
        </w:rPr>
        <w:t>he simulation here is</w:t>
      </w:r>
      <w:r w:rsidR="002A697D" w:rsidRPr="00860E91">
        <w:rPr>
          <w:rFonts w:ascii="Times New Roman" w:hAnsi="Times New Roman" w:cs="Times New Roman"/>
          <w:sz w:val="24"/>
          <w:szCs w:val="24"/>
        </w:rPr>
        <w:t xml:space="preserve"> run for 24</w:t>
      </w:r>
      <w:r w:rsidRPr="00860E91">
        <w:rPr>
          <w:rFonts w:ascii="Times New Roman" w:hAnsi="Times New Roman" w:cs="Times New Roman"/>
          <w:sz w:val="24"/>
          <w:szCs w:val="24"/>
        </w:rPr>
        <w:t xml:space="preserve">00 </w:t>
      </w:r>
      <w:r w:rsidR="00511209" w:rsidRPr="00860E91">
        <w:rPr>
          <w:rFonts w:ascii="Times New Roman" w:hAnsi="Times New Roman" w:cs="Times New Roman"/>
          <w:sz w:val="24"/>
          <w:szCs w:val="24"/>
        </w:rPr>
        <w:t>nano</w:t>
      </w:r>
      <w:r w:rsidRPr="00860E91">
        <w:rPr>
          <w:rFonts w:ascii="Times New Roman" w:hAnsi="Times New Roman" w:cs="Times New Roman"/>
          <w:sz w:val="24"/>
          <w:szCs w:val="24"/>
        </w:rPr>
        <w:t xml:space="preserve">seconds, The </w:t>
      </w:r>
      <w:proofErr w:type="spellStart"/>
      <w:r w:rsidRPr="00860E91">
        <w:rPr>
          <w:rFonts w:ascii="Times New Roman" w:hAnsi="Times New Roman" w:cs="Times New Roman"/>
          <w:sz w:val="24"/>
          <w:szCs w:val="24"/>
        </w:rPr>
        <w:t>C</w:t>
      </w:r>
      <w:r w:rsidR="00563AEC">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w:t>
      </w:r>
      <w:r w:rsidR="00563AEC">
        <w:rPr>
          <w:rFonts w:ascii="Times New Roman" w:hAnsi="Times New Roman" w:cs="Times New Roman"/>
          <w:sz w:val="24"/>
          <w:szCs w:val="24"/>
        </w:rPr>
        <w:t>in the above waveform is 0</w:t>
      </w:r>
      <w:r w:rsidRPr="00860E91">
        <w:rPr>
          <w:rFonts w:ascii="Times New Roman" w:hAnsi="Times New Roman" w:cs="Times New Roman"/>
          <w:sz w:val="24"/>
          <w:szCs w:val="24"/>
        </w:rPr>
        <w:t xml:space="preserve">. </w:t>
      </w:r>
      <w:r w:rsidR="00FD5BC4" w:rsidRPr="00860E91">
        <w:rPr>
          <w:rFonts w:ascii="Times New Roman" w:hAnsi="Times New Roman" w:cs="Times New Roman"/>
          <w:sz w:val="24"/>
          <w:szCs w:val="24"/>
        </w:rPr>
        <w:t xml:space="preserve">The function of </w:t>
      </w:r>
      <w:r w:rsidR="00723E6E" w:rsidRPr="00860E91">
        <w:rPr>
          <w:rFonts w:ascii="Times New Roman" w:hAnsi="Times New Roman" w:cs="Times New Roman"/>
          <w:sz w:val="24"/>
          <w:szCs w:val="24"/>
        </w:rPr>
        <w:t>M</w:t>
      </w:r>
      <w:r w:rsidR="00FD5BC4" w:rsidRPr="00860E91">
        <w:rPr>
          <w:rFonts w:ascii="Times New Roman" w:hAnsi="Times New Roman" w:cs="Times New Roman"/>
          <w:sz w:val="24"/>
          <w:szCs w:val="24"/>
        </w:rPr>
        <w:t>SQRT CSLA is just adding two numbers the result of A,</w:t>
      </w:r>
      <w:r w:rsidR="002D4760" w:rsidRPr="00860E91">
        <w:rPr>
          <w:rFonts w:ascii="Times New Roman" w:hAnsi="Times New Roman" w:cs="Times New Roman"/>
          <w:sz w:val="24"/>
          <w:szCs w:val="24"/>
        </w:rPr>
        <w:t xml:space="preserve"> </w:t>
      </w:r>
      <w:r w:rsidR="00FD5BC4" w:rsidRPr="00860E91">
        <w:rPr>
          <w:rFonts w:ascii="Times New Roman" w:hAnsi="Times New Roman" w:cs="Times New Roman"/>
          <w:sz w:val="24"/>
          <w:szCs w:val="24"/>
        </w:rPr>
        <w:t xml:space="preserve">B and </w:t>
      </w:r>
      <w:proofErr w:type="spellStart"/>
      <w:r w:rsidR="00FD5BC4" w:rsidRPr="00860E91">
        <w:rPr>
          <w:rFonts w:ascii="Times New Roman" w:hAnsi="Times New Roman" w:cs="Times New Roman"/>
          <w:sz w:val="24"/>
          <w:szCs w:val="24"/>
        </w:rPr>
        <w:t>C</w:t>
      </w:r>
      <w:r w:rsidR="00FD5BC4" w:rsidRPr="00860E91">
        <w:rPr>
          <w:rFonts w:ascii="Times New Roman" w:hAnsi="Times New Roman" w:cs="Times New Roman"/>
          <w:sz w:val="24"/>
          <w:szCs w:val="24"/>
          <w:vertAlign w:val="subscript"/>
        </w:rPr>
        <w:t>in</w:t>
      </w:r>
      <w:proofErr w:type="spellEnd"/>
      <w:r w:rsidR="00FD5BC4" w:rsidRPr="00860E91">
        <w:rPr>
          <w:rFonts w:ascii="Times New Roman" w:hAnsi="Times New Roman" w:cs="Times New Roman"/>
          <w:sz w:val="24"/>
          <w:szCs w:val="24"/>
        </w:rPr>
        <w:t xml:space="preserve"> can be seen in the sum</w:t>
      </w:r>
      <w:r w:rsidRPr="00860E91">
        <w:rPr>
          <w:rFonts w:ascii="Times New Roman" w:hAnsi="Times New Roman" w:cs="Times New Roman"/>
          <w:sz w:val="24"/>
          <w:szCs w:val="24"/>
        </w:rPr>
        <w:t>.</w:t>
      </w:r>
      <w:r w:rsidR="00FD5BC4" w:rsidRPr="00860E91">
        <w:rPr>
          <w:rFonts w:ascii="Times New Roman" w:hAnsi="Times New Roman" w:cs="Times New Roman"/>
          <w:sz w:val="24"/>
          <w:szCs w:val="24"/>
        </w:rPr>
        <w:t xml:space="preserve"> Since A, B are 16 bit their sum also would a 17 bit if there is a carry</w:t>
      </w:r>
      <w:r w:rsidR="00723E6E" w:rsidRPr="00860E91">
        <w:rPr>
          <w:rFonts w:ascii="Times New Roman" w:hAnsi="Times New Roman" w:cs="Times New Roman"/>
          <w:sz w:val="24"/>
          <w:szCs w:val="24"/>
        </w:rPr>
        <w:t xml:space="preserve"> out</w:t>
      </w:r>
      <w:r w:rsidR="00FD5BC4" w:rsidRPr="00860E91">
        <w:rPr>
          <w:rFonts w:ascii="Times New Roman" w:hAnsi="Times New Roman" w:cs="Times New Roman"/>
          <w:sz w:val="24"/>
          <w:szCs w:val="24"/>
        </w:rPr>
        <w:t xml:space="preserve"> and if ther</w:t>
      </w:r>
      <w:r w:rsidR="00723E6E" w:rsidRPr="00860E91">
        <w:rPr>
          <w:rFonts w:ascii="Times New Roman" w:hAnsi="Times New Roman" w:cs="Times New Roman"/>
          <w:sz w:val="24"/>
          <w:szCs w:val="24"/>
        </w:rPr>
        <w:t>e is no carry out the sum would be a 16 bit</w:t>
      </w:r>
      <w:r w:rsidR="00FD5BC4" w:rsidRPr="00860E91">
        <w:rPr>
          <w:rFonts w:ascii="Times New Roman" w:hAnsi="Times New Roman" w:cs="Times New Roman"/>
          <w:sz w:val="24"/>
          <w:szCs w:val="24"/>
        </w:rPr>
        <w:t>.</w:t>
      </w:r>
    </w:p>
    <w:p w14:paraId="487F11FE" w14:textId="5348104E" w:rsidR="005164FF" w:rsidRPr="00860E91" w:rsidRDefault="00110E86"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lastRenderedPageBreak/>
        <w:tab/>
      </w:r>
      <w:r w:rsidR="00FD5BC4" w:rsidRPr="00860E91">
        <w:rPr>
          <w:rFonts w:ascii="Times New Roman" w:hAnsi="Times New Roman" w:cs="Times New Roman"/>
          <w:sz w:val="24"/>
          <w:szCs w:val="24"/>
        </w:rPr>
        <w:t>In the above diagram for the simulation the</w:t>
      </w:r>
      <w:r w:rsidR="00426F6C" w:rsidRPr="00860E91">
        <w:rPr>
          <w:rFonts w:ascii="Times New Roman" w:hAnsi="Times New Roman" w:cs="Times New Roman"/>
          <w:sz w:val="24"/>
          <w:szCs w:val="24"/>
        </w:rPr>
        <w:t xml:space="preserve"> radix is set to decimal and</w:t>
      </w:r>
      <w:r w:rsidR="00723E6E" w:rsidRPr="00860E91">
        <w:rPr>
          <w:rFonts w:ascii="Times New Roman" w:hAnsi="Times New Roman" w:cs="Times New Roman"/>
          <w:sz w:val="24"/>
          <w:szCs w:val="24"/>
        </w:rPr>
        <w:t xml:space="preserve"> the sum is given as</w:t>
      </w:r>
    </w:p>
    <w:p w14:paraId="04BE7FDD" w14:textId="2C036D4A" w:rsidR="005164FF" w:rsidRPr="00860E91" w:rsidRDefault="005164FF"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 xml:space="preserve">S= A + B +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vertAlign w:val="subscript"/>
        </w:rPr>
        <w:t xml:space="preserve"> </w:t>
      </w:r>
      <w:r w:rsidRPr="00860E91">
        <w:rPr>
          <w:rFonts w:ascii="Times New Roman" w:hAnsi="Times New Roman" w:cs="Times New Roman"/>
          <w:sz w:val="24"/>
          <w:szCs w:val="24"/>
        </w:rPr>
        <w:t>(0)</w:t>
      </w:r>
    </w:p>
    <w:p w14:paraId="1AF0AA14" w14:textId="57075E64" w:rsidR="000226EE" w:rsidRPr="00860E91" w:rsidRDefault="00592CAB"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A=12</w:t>
      </w:r>
      <w:r w:rsidR="000226EE" w:rsidRPr="00860E91">
        <w:rPr>
          <w:rFonts w:ascii="Times New Roman" w:hAnsi="Times New Roman" w:cs="Times New Roman"/>
          <w:sz w:val="24"/>
          <w:szCs w:val="24"/>
        </w:rPr>
        <w:t>,</w:t>
      </w:r>
      <w:r w:rsidR="004C32F4">
        <w:rPr>
          <w:rFonts w:ascii="Times New Roman" w:hAnsi="Times New Roman" w:cs="Times New Roman"/>
          <w:sz w:val="24"/>
          <w:szCs w:val="24"/>
        </w:rPr>
        <w:t xml:space="preserve"> </w:t>
      </w:r>
      <w:r w:rsidR="000226EE" w:rsidRPr="00860E91">
        <w:rPr>
          <w:rFonts w:ascii="Times New Roman" w:hAnsi="Times New Roman" w:cs="Times New Roman"/>
          <w:sz w:val="24"/>
          <w:szCs w:val="24"/>
        </w:rPr>
        <w:t>B=36</w:t>
      </w:r>
    </w:p>
    <w:p w14:paraId="0E663631" w14:textId="7C0254E5" w:rsidR="000226EE" w:rsidRPr="00860E91" w:rsidRDefault="000226EE"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S= 48</w:t>
      </w:r>
    </w:p>
    <w:p w14:paraId="1A1E32B7" w14:textId="015F6A0A" w:rsidR="00314181" w:rsidRPr="00860E91" w:rsidRDefault="007F1C9B"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Since the modified model is also an Adder</w:t>
      </w:r>
      <w:r w:rsidR="00A701A4">
        <w:rPr>
          <w:rFonts w:ascii="Times New Roman" w:hAnsi="Times New Roman" w:cs="Times New Roman"/>
          <w:sz w:val="24"/>
          <w:szCs w:val="24"/>
        </w:rPr>
        <w:t xml:space="preserve"> and we are replacing one RCA with BEC</w:t>
      </w:r>
      <w:r w:rsidR="00314181" w:rsidRPr="00860E91">
        <w:rPr>
          <w:rFonts w:ascii="Times New Roman" w:hAnsi="Times New Roman" w:cs="Times New Roman"/>
          <w:sz w:val="24"/>
          <w:szCs w:val="24"/>
        </w:rPr>
        <w:t xml:space="preserve"> the sum</w:t>
      </w:r>
      <w:r w:rsidR="00A701A4">
        <w:rPr>
          <w:rFonts w:ascii="Times New Roman" w:hAnsi="Times New Roman" w:cs="Times New Roman"/>
          <w:sz w:val="24"/>
          <w:szCs w:val="24"/>
        </w:rPr>
        <w:t xml:space="preserve"> will not change i.e.</w:t>
      </w:r>
      <w:r w:rsidR="00314181" w:rsidRPr="00860E91">
        <w:rPr>
          <w:rFonts w:ascii="Times New Roman" w:hAnsi="Times New Roman" w:cs="Times New Roman"/>
          <w:sz w:val="24"/>
          <w:szCs w:val="24"/>
        </w:rPr>
        <w:t xml:space="preserve"> addition of the inputs A, B and </w:t>
      </w:r>
      <w:proofErr w:type="spellStart"/>
      <w:r w:rsidR="00314181" w:rsidRPr="00860E91">
        <w:rPr>
          <w:rFonts w:ascii="Times New Roman" w:hAnsi="Times New Roman" w:cs="Times New Roman"/>
          <w:sz w:val="24"/>
          <w:szCs w:val="24"/>
        </w:rPr>
        <w:t>C</w:t>
      </w:r>
      <w:r w:rsidR="00314181" w:rsidRPr="00860E91">
        <w:rPr>
          <w:rFonts w:ascii="Times New Roman" w:hAnsi="Times New Roman" w:cs="Times New Roman"/>
          <w:sz w:val="24"/>
          <w:szCs w:val="24"/>
          <w:vertAlign w:val="subscript"/>
        </w:rPr>
        <w:t>in</w:t>
      </w:r>
      <w:proofErr w:type="spellEnd"/>
      <w:r w:rsidR="005164FF" w:rsidRPr="00860E91">
        <w:rPr>
          <w:rFonts w:ascii="Times New Roman" w:hAnsi="Times New Roman" w:cs="Times New Roman"/>
          <w:sz w:val="24"/>
          <w:szCs w:val="24"/>
        </w:rPr>
        <w:t xml:space="preserve"> and the result is same as that for the SQRT CSLA.</w:t>
      </w:r>
    </w:p>
    <w:p w14:paraId="138C4D08" w14:textId="0EAFAB7B" w:rsidR="0031418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380" w:name="_Toc436926884"/>
      <w:r w:rsidRPr="00860E91">
        <w:rPr>
          <w:rFonts w:ascii="Times New Roman" w:hAnsi="Times New Roman" w:cs="Times New Roman"/>
          <w:b/>
          <w:sz w:val="24"/>
          <w:szCs w:val="24"/>
        </w:rPr>
        <w:t xml:space="preserve">5.2. </w:t>
      </w:r>
      <w:r w:rsidR="00314181" w:rsidRPr="00860E91">
        <w:rPr>
          <w:rFonts w:ascii="Times New Roman" w:hAnsi="Times New Roman" w:cs="Times New Roman"/>
          <w:b/>
          <w:sz w:val="24"/>
          <w:szCs w:val="24"/>
        </w:rPr>
        <w:t>Schematics</w:t>
      </w:r>
      <w:bookmarkEnd w:id="380"/>
    </w:p>
    <w:p w14:paraId="0873E861" w14:textId="4EE57B9E" w:rsidR="00314181" w:rsidRPr="00860E91" w:rsidRDefault="002E0D23" w:rsidP="005857B4">
      <w:pPr>
        <w:spacing w:after="120" w:line="480" w:lineRule="auto"/>
        <w:jc w:val="both"/>
        <w:rPr>
          <w:rFonts w:ascii="Times New Roman" w:hAnsi="Times New Roman" w:cs="Times New Roman"/>
          <w:sz w:val="24"/>
          <w:szCs w:val="24"/>
        </w:rPr>
      </w:pPr>
      <w:r>
        <w:rPr>
          <w:noProof/>
        </w:rPr>
        <w:drawing>
          <wp:inline distT="0" distB="0" distL="0" distR="0" wp14:anchorId="0728C332" wp14:editId="1FD5247C">
            <wp:extent cx="4856480" cy="12769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6480" cy="1276985"/>
                    </a:xfrm>
                    <a:prstGeom prst="rect">
                      <a:avLst/>
                    </a:prstGeom>
                    <a:noFill/>
                    <a:ln>
                      <a:noFill/>
                    </a:ln>
                  </pic:spPr>
                </pic:pic>
              </a:graphicData>
            </a:graphic>
          </wp:inline>
        </w:drawing>
      </w:r>
    </w:p>
    <w:p w14:paraId="40B07ACF" w14:textId="291CD572" w:rsidR="00426F6C" w:rsidRPr="00002412" w:rsidRDefault="00314181" w:rsidP="005857B4">
      <w:pPr>
        <w:keepNext/>
        <w:keepLines/>
        <w:spacing w:after="120" w:line="480" w:lineRule="auto"/>
        <w:jc w:val="center"/>
        <w:outlineLvl w:val="2"/>
        <w:rPr>
          <w:rFonts w:ascii="Times New Roman" w:eastAsiaTheme="majorEastAsia" w:hAnsi="Times New Roman" w:cs="Times New Roman"/>
          <w:sz w:val="24"/>
          <w:szCs w:val="24"/>
        </w:rPr>
      </w:pPr>
      <w:bookmarkStart w:id="381" w:name="_Toc435746321"/>
      <w:bookmarkStart w:id="382" w:name="_Toc436136200"/>
      <w:bookmarkStart w:id="383" w:name="_Toc436220606"/>
      <w:bookmarkStart w:id="384" w:name="_Toc436383563"/>
      <w:bookmarkStart w:id="385" w:name="_Toc436657358"/>
      <w:bookmarkStart w:id="386" w:name="_Toc436926885"/>
      <w:r w:rsidRPr="00860E91">
        <w:rPr>
          <w:rFonts w:ascii="Times New Roman" w:hAnsi="Times New Roman" w:cs="Times New Roman"/>
          <w:bCs/>
          <w:sz w:val="24"/>
          <w:szCs w:val="24"/>
        </w:rPr>
        <w:t>Figure 5.4:</w:t>
      </w:r>
      <w:r w:rsidRPr="00860E91">
        <w:rPr>
          <w:rFonts w:ascii="Times New Roman" w:hAnsi="Times New Roman" w:cs="Times New Roman"/>
          <w:bCs/>
        </w:rPr>
        <w:t xml:space="preserve"> </w:t>
      </w:r>
      <w:r w:rsidRPr="00860E91">
        <w:rPr>
          <w:rFonts w:ascii="Times New Roman" w:hAnsi="Times New Roman" w:cs="Times New Roman"/>
          <w:bCs/>
          <w:sz w:val="24"/>
          <w:szCs w:val="24"/>
        </w:rPr>
        <w:t>Block diagram of 16 bit SQRT MCSLA</w:t>
      </w:r>
      <w:bookmarkEnd w:id="381"/>
      <w:bookmarkEnd w:id="382"/>
      <w:bookmarkEnd w:id="383"/>
      <w:bookmarkEnd w:id="384"/>
      <w:bookmarkEnd w:id="385"/>
      <w:bookmarkEnd w:id="386"/>
      <w:r w:rsidRPr="00860E91">
        <w:rPr>
          <w:rFonts w:ascii="Times New Roman" w:hAnsi="Times New Roman" w:cs="Times New Roman"/>
          <w:bCs/>
          <w:sz w:val="24"/>
          <w:szCs w:val="24"/>
        </w:rPr>
        <w:t xml:space="preserve"> </w:t>
      </w:r>
    </w:p>
    <w:p w14:paraId="49D9EDB3" w14:textId="77777777" w:rsidR="00314181" w:rsidRPr="00860E91" w:rsidRDefault="00314181" w:rsidP="005857B4">
      <w:pPr>
        <w:widowControl w:val="0"/>
        <w:autoSpaceDE w:val="0"/>
        <w:autoSpaceDN w:val="0"/>
        <w:adjustRightInd w:val="0"/>
        <w:spacing w:after="120" w:line="480" w:lineRule="auto"/>
        <w:ind w:firstLine="720"/>
        <w:rPr>
          <w:rFonts w:ascii="Times New Roman" w:hAnsi="Times New Roman" w:cs="Times New Roman"/>
          <w:bCs/>
          <w:sz w:val="24"/>
          <w:szCs w:val="24"/>
        </w:rPr>
      </w:pPr>
      <w:r w:rsidRPr="00860E91">
        <w:rPr>
          <w:rFonts w:ascii="Times New Roman" w:hAnsi="Times New Roman" w:cs="Times New Roman"/>
          <w:bCs/>
          <w:sz w:val="24"/>
          <w:szCs w:val="24"/>
        </w:rPr>
        <w:t>The Block diagram of MSQRT CSLA in above figure is similar to that of the ordinary SQRT CSLA since it also uses 16 bits, but the difference is the modified model uses an n+1 BEC instead of an n bit RCA.</w:t>
      </w:r>
    </w:p>
    <w:p w14:paraId="7BE6CF68" w14:textId="45B47B09" w:rsidR="00E15DAD" w:rsidRPr="00860E91" w:rsidRDefault="00314181" w:rsidP="005857B4">
      <w:pPr>
        <w:widowControl w:val="0"/>
        <w:autoSpaceDE w:val="0"/>
        <w:autoSpaceDN w:val="0"/>
        <w:adjustRightInd w:val="0"/>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After browsing the design with the hiera</w:t>
      </w:r>
      <w:r w:rsidR="00426F6C" w:rsidRPr="00860E91">
        <w:rPr>
          <w:rFonts w:ascii="Times New Roman" w:hAnsi="Times New Roman" w:cs="Times New Roman"/>
          <w:sz w:val="24"/>
          <w:szCs w:val="24"/>
        </w:rPr>
        <w:t>rchical view, then right click on the block design</w:t>
      </w:r>
      <w:r w:rsidR="00BE5EE2">
        <w:rPr>
          <w:rFonts w:ascii="Times New Roman" w:hAnsi="Times New Roman" w:cs="Times New Roman"/>
          <w:sz w:val="24"/>
          <w:szCs w:val="24"/>
        </w:rPr>
        <w:t xml:space="preserve"> and select the schematic view option to display the s</w:t>
      </w:r>
      <w:r w:rsidRPr="00860E91">
        <w:rPr>
          <w:rFonts w:ascii="Times New Roman" w:hAnsi="Times New Roman" w:cs="Times New Roman"/>
          <w:sz w:val="24"/>
          <w:szCs w:val="24"/>
        </w:rPr>
        <w:t>chematic of the module’s synthesized logic</w:t>
      </w:r>
      <w:r w:rsidR="008F43E1" w:rsidRPr="00860E91">
        <w:rPr>
          <w:rFonts w:ascii="Times New Roman" w:hAnsi="Times New Roman" w:cs="Times New Roman"/>
          <w:sz w:val="24"/>
          <w:szCs w:val="24"/>
        </w:rPr>
        <w:t>.</w:t>
      </w:r>
    </w:p>
    <w:p w14:paraId="44D7E554" w14:textId="77777777" w:rsidR="00C72D91" w:rsidRPr="00860E91" w:rsidRDefault="00C72D91" w:rsidP="005857B4">
      <w:pPr>
        <w:widowControl w:val="0"/>
        <w:autoSpaceDE w:val="0"/>
        <w:autoSpaceDN w:val="0"/>
        <w:adjustRightInd w:val="0"/>
        <w:spacing w:after="120" w:line="480" w:lineRule="auto"/>
        <w:ind w:firstLine="720"/>
        <w:contextualSpacing/>
        <w:rPr>
          <w:rFonts w:ascii="Times New Roman" w:hAnsi="Times New Roman" w:cs="Times New Roman"/>
          <w:bCs/>
          <w:sz w:val="24"/>
          <w:szCs w:val="24"/>
        </w:rPr>
      </w:pPr>
    </w:p>
    <w:p w14:paraId="08FFD1E4" w14:textId="2C482E75" w:rsidR="005C73A0" w:rsidRPr="00860E91" w:rsidRDefault="005C73A0" w:rsidP="005857B4">
      <w:pPr>
        <w:keepNext/>
        <w:keepLines/>
        <w:spacing w:after="120" w:line="480" w:lineRule="auto"/>
        <w:ind w:firstLine="720"/>
        <w:outlineLvl w:val="2"/>
        <w:rPr>
          <w:rFonts w:ascii="Times New Roman" w:eastAsiaTheme="majorEastAsia" w:hAnsi="Times New Roman" w:cs="Times New Roman"/>
          <w:sz w:val="24"/>
          <w:szCs w:val="24"/>
        </w:rPr>
      </w:pPr>
      <w:bookmarkStart w:id="387" w:name="_Toc436926886"/>
      <w:r w:rsidRPr="00860E91">
        <w:rPr>
          <w:rFonts w:ascii="Times New Roman" w:hAnsi="Times New Roman" w:cs="Times New Roman"/>
          <w:b/>
          <w:sz w:val="24"/>
          <w:szCs w:val="24"/>
        </w:rPr>
        <w:lastRenderedPageBreak/>
        <w:t>5.2.1</w:t>
      </w:r>
      <w:r w:rsidR="0099091F" w:rsidRPr="00860E91">
        <w:rPr>
          <w:rFonts w:ascii="Times New Roman" w:hAnsi="Times New Roman" w:cs="Times New Roman"/>
          <w:b/>
          <w:sz w:val="24"/>
          <w:szCs w:val="24"/>
        </w:rPr>
        <w:t xml:space="preserve">. </w:t>
      </w:r>
      <w:r w:rsidR="004D496D">
        <w:rPr>
          <w:rFonts w:ascii="Times New Roman" w:hAnsi="Times New Roman" w:cs="Times New Roman"/>
          <w:b/>
          <w:sz w:val="24"/>
          <w:szCs w:val="24"/>
        </w:rPr>
        <w:t>schematic v</w:t>
      </w:r>
      <w:r w:rsidRPr="00860E91">
        <w:rPr>
          <w:rFonts w:ascii="Times New Roman" w:hAnsi="Times New Roman" w:cs="Times New Roman"/>
          <w:b/>
          <w:sz w:val="24"/>
          <w:szCs w:val="24"/>
        </w:rPr>
        <w:t>ie</w:t>
      </w:r>
      <w:r w:rsidR="002D12DC">
        <w:rPr>
          <w:rFonts w:ascii="Times New Roman" w:hAnsi="Times New Roman" w:cs="Times New Roman"/>
          <w:b/>
          <w:sz w:val="24"/>
          <w:szCs w:val="24"/>
        </w:rPr>
        <w:t>w of 16 bit MSQRT CSLA (d</w:t>
      </w:r>
      <w:r w:rsidR="004D496D">
        <w:rPr>
          <w:rFonts w:ascii="Times New Roman" w:hAnsi="Times New Roman" w:cs="Times New Roman"/>
          <w:b/>
          <w:sz w:val="24"/>
          <w:szCs w:val="24"/>
        </w:rPr>
        <w:t>esign c</w:t>
      </w:r>
      <w:r w:rsidRPr="00860E91">
        <w:rPr>
          <w:rFonts w:ascii="Times New Roman" w:hAnsi="Times New Roman" w:cs="Times New Roman"/>
          <w:b/>
          <w:sz w:val="24"/>
          <w:szCs w:val="24"/>
        </w:rPr>
        <w:t>ompiler)</w:t>
      </w:r>
      <w:r w:rsidR="00AE27A0">
        <w:rPr>
          <w:rFonts w:ascii="Times New Roman" w:hAnsi="Times New Roman" w:cs="Times New Roman"/>
          <w:b/>
          <w:sz w:val="24"/>
          <w:szCs w:val="24"/>
        </w:rPr>
        <w:t>.</w:t>
      </w:r>
      <w:bookmarkEnd w:id="387"/>
    </w:p>
    <w:p w14:paraId="5923C3F6" w14:textId="44E63D62" w:rsidR="005C73A0" w:rsidRPr="00860E91" w:rsidRDefault="00B17A57" w:rsidP="005857B4">
      <w:pPr>
        <w:spacing w:after="120" w:line="480" w:lineRule="auto"/>
        <w:jc w:val="both"/>
        <w:rPr>
          <w:rFonts w:ascii="Times New Roman" w:hAnsi="Times New Roman" w:cs="Times New Roman"/>
          <w:sz w:val="24"/>
          <w:szCs w:val="24"/>
        </w:rPr>
      </w:pPr>
      <w:r>
        <w:rPr>
          <w:noProof/>
        </w:rPr>
        <w:drawing>
          <wp:inline distT="0" distB="0" distL="0" distR="0" wp14:anchorId="4FCDA0C2" wp14:editId="5E9E6456">
            <wp:extent cx="5381625" cy="354311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934" cy="3553192"/>
                    </a:xfrm>
                    <a:prstGeom prst="rect">
                      <a:avLst/>
                    </a:prstGeom>
                    <a:noFill/>
                    <a:ln>
                      <a:noFill/>
                    </a:ln>
                  </pic:spPr>
                </pic:pic>
              </a:graphicData>
            </a:graphic>
          </wp:inline>
        </w:drawing>
      </w:r>
    </w:p>
    <w:p w14:paraId="4C218DAE" w14:textId="42466200" w:rsidR="005C73A0" w:rsidRPr="00860E91" w:rsidRDefault="005C73A0" w:rsidP="005857B4">
      <w:pPr>
        <w:keepNext/>
        <w:keepLines/>
        <w:spacing w:after="120" w:line="480" w:lineRule="auto"/>
        <w:jc w:val="center"/>
        <w:outlineLvl w:val="2"/>
        <w:rPr>
          <w:rFonts w:ascii="Times New Roman" w:eastAsiaTheme="majorEastAsia" w:hAnsi="Times New Roman" w:cs="Times New Roman"/>
          <w:sz w:val="24"/>
          <w:szCs w:val="24"/>
        </w:rPr>
      </w:pPr>
      <w:bookmarkStart w:id="388" w:name="_Toc435746323"/>
      <w:bookmarkStart w:id="389" w:name="_Toc436136202"/>
      <w:bookmarkStart w:id="390" w:name="_Toc436220608"/>
      <w:bookmarkStart w:id="391" w:name="_Toc436383565"/>
      <w:bookmarkStart w:id="392" w:name="_Toc436657360"/>
      <w:bookmarkStart w:id="393" w:name="_Toc436926887"/>
      <w:r w:rsidRPr="00860E91">
        <w:rPr>
          <w:rFonts w:ascii="Times New Roman" w:hAnsi="Times New Roman" w:cs="Times New Roman"/>
          <w:bCs/>
          <w:sz w:val="24"/>
          <w:szCs w:val="24"/>
        </w:rPr>
        <w:t xml:space="preserve">Figure 5.5: </w:t>
      </w:r>
      <w:r w:rsidR="004D496D">
        <w:rPr>
          <w:rFonts w:ascii="Times New Roman" w:hAnsi="Times New Roman" w:cs="Times New Roman"/>
          <w:sz w:val="24"/>
          <w:szCs w:val="24"/>
        </w:rPr>
        <w:t>Schematic v</w:t>
      </w:r>
      <w:r w:rsidRPr="00860E91">
        <w:rPr>
          <w:rFonts w:ascii="Times New Roman" w:hAnsi="Times New Roman" w:cs="Times New Roman"/>
          <w:sz w:val="24"/>
          <w:szCs w:val="24"/>
        </w:rPr>
        <w:t>iew of MSQRT CSLA</w:t>
      </w:r>
      <w:bookmarkEnd w:id="388"/>
      <w:bookmarkEnd w:id="389"/>
      <w:bookmarkEnd w:id="390"/>
      <w:bookmarkEnd w:id="391"/>
      <w:bookmarkEnd w:id="392"/>
      <w:bookmarkEnd w:id="393"/>
    </w:p>
    <w:p w14:paraId="3E4539D5" w14:textId="171C1C63" w:rsidR="005C73A0" w:rsidRPr="00860E91" w:rsidRDefault="005C73A0"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above figure is t</w:t>
      </w:r>
      <w:r w:rsidR="00BE5EE2">
        <w:rPr>
          <w:rFonts w:ascii="Times New Roman" w:hAnsi="Times New Roman" w:cs="Times New Roman"/>
          <w:sz w:val="24"/>
          <w:szCs w:val="24"/>
        </w:rPr>
        <w:t>he s</w:t>
      </w:r>
      <w:r w:rsidRPr="00860E91">
        <w:rPr>
          <w:rFonts w:ascii="Times New Roman" w:hAnsi="Times New Roman" w:cs="Times New Roman"/>
          <w:sz w:val="24"/>
          <w:szCs w:val="24"/>
        </w:rPr>
        <w:t xml:space="preserve">chematic of Modified SQRT CSLA and in this figure for every n bit RCA there is an n+1 bit BEC connected to it. The BEC can be seen in the figure below. There are 5 groups in this module and for each group delay and </w:t>
      </w:r>
      <w:r w:rsidR="004012A8">
        <w:rPr>
          <w:rFonts w:ascii="Times New Roman" w:hAnsi="Times New Roman" w:cs="Times New Roman"/>
          <w:sz w:val="24"/>
          <w:szCs w:val="24"/>
        </w:rPr>
        <w:t>a</w:t>
      </w:r>
      <w:r w:rsidRPr="00860E91">
        <w:rPr>
          <w:rFonts w:ascii="Times New Roman" w:hAnsi="Times New Roman" w:cs="Times New Roman"/>
          <w:sz w:val="24"/>
          <w:szCs w:val="24"/>
        </w:rPr>
        <w:t>rea are calculated internally by the</w:t>
      </w:r>
      <w:r w:rsidR="00BE5EE2">
        <w:rPr>
          <w:rFonts w:ascii="Times New Roman" w:hAnsi="Times New Roman" w:cs="Times New Roman"/>
          <w:sz w:val="24"/>
          <w:szCs w:val="24"/>
        </w:rPr>
        <w:t xml:space="preserve"> compiler and then the total a</w:t>
      </w:r>
      <w:r w:rsidRPr="00860E91">
        <w:rPr>
          <w:rFonts w:ascii="Times New Roman" w:hAnsi="Times New Roman" w:cs="Times New Roman"/>
          <w:sz w:val="24"/>
          <w:szCs w:val="24"/>
        </w:rPr>
        <w:t>rea and delay of the modified module is brought out.</w:t>
      </w:r>
    </w:p>
    <w:p w14:paraId="00C87042" w14:textId="2C79C39B" w:rsidR="005C73A0" w:rsidRPr="00860E91" w:rsidRDefault="005C73A0"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group 2 here has a 2 bit RCA and</w:t>
      </w:r>
      <w:r w:rsidR="00D619C5">
        <w:rPr>
          <w:rFonts w:ascii="Times New Roman" w:hAnsi="Times New Roman" w:cs="Times New Roman"/>
          <w:sz w:val="24"/>
          <w:szCs w:val="24"/>
        </w:rPr>
        <w:t xml:space="preserve"> </w:t>
      </w:r>
      <w:r w:rsidR="00D619C5" w:rsidRPr="00860E91">
        <w:rPr>
          <w:rFonts w:ascii="Times New Roman" w:hAnsi="Times New Roman" w:cs="Times New Roman"/>
          <w:sz w:val="24"/>
          <w:szCs w:val="24"/>
        </w:rPr>
        <w:t>a 3 bit BEC is used</w:t>
      </w:r>
      <w:r w:rsidRPr="00860E91">
        <w:rPr>
          <w:rFonts w:ascii="Times New Roman" w:hAnsi="Times New Roman" w:cs="Times New Roman"/>
          <w:sz w:val="24"/>
          <w:szCs w:val="24"/>
        </w:rPr>
        <w:t xml:space="preserve"> instead of another RCA</w:t>
      </w:r>
      <w:r w:rsidR="00BE5EE2">
        <w:rPr>
          <w:rFonts w:ascii="Times New Roman" w:hAnsi="Times New Roman" w:cs="Times New Roman"/>
          <w:sz w:val="24"/>
          <w:szCs w:val="24"/>
        </w:rPr>
        <w:t xml:space="preserve"> with a c</w:t>
      </w:r>
      <w:r w:rsidR="00426F6C" w:rsidRPr="00860E91">
        <w:rPr>
          <w:rFonts w:ascii="Times New Roman" w:hAnsi="Times New Roman" w:cs="Times New Roman"/>
          <w:sz w:val="24"/>
          <w:szCs w:val="24"/>
        </w:rPr>
        <w:t>arry input 1</w:t>
      </w:r>
      <w:r w:rsidRPr="00860E91">
        <w:rPr>
          <w:rFonts w:ascii="Times New Roman" w:hAnsi="Times New Roman" w:cs="Times New Roman"/>
          <w:sz w:val="24"/>
          <w:szCs w:val="24"/>
        </w:rPr>
        <w:t>,</w:t>
      </w:r>
      <w:r w:rsidR="00426F6C" w:rsidRPr="00860E91">
        <w:rPr>
          <w:rFonts w:ascii="Times New Roman" w:hAnsi="Times New Roman" w:cs="Times New Roman"/>
          <w:sz w:val="24"/>
          <w:szCs w:val="24"/>
        </w:rPr>
        <w:t xml:space="preserve"> the sum bits of the RCA with carry input 0 are given as inputs to the BEC</w:t>
      </w:r>
      <w:r w:rsidR="006400A2" w:rsidRPr="00860E91">
        <w:rPr>
          <w:rFonts w:ascii="Times New Roman" w:hAnsi="Times New Roman" w:cs="Times New Roman"/>
          <w:sz w:val="24"/>
          <w:szCs w:val="24"/>
        </w:rPr>
        <w:t xml:space="preserve"> instead of calculating sum with </w:t>
      </w:r>
      <w:proofErr w:type="spellStart"/>
      <w:r w:rsidR="006400A2" w:rsidRPr="00860E91">
        <w:rPr>
          <w:rFonts w:ascii="Times New Roman" w:hAnsi="Times New Roman" w:cs="Times New Roman"/>
          <w:sz w:val="24"/>
          <w:szCs w:val="24"/>
        </w:rPr>
        <w:t>C</w:t>
      </w:r>
      <w:r w:rsidR="006400A2" w:rsidRPr="00860E91">
        <w:rPr>
          <w:rFonts w:ascii="Times New Roman" w:hAnsi="Times New Roman" w:cs="Times New Roman"/>
          <w:sz w:val="24"/>
          <w:szCs w:val="24"/>
          <w:vertAlign w:val="subscript"/>
        </w:rPr>
        <w:t>in</w:t>
      </w:r>
      <w:proofErr w:type="spellEnd"/>
      <w:r w:rsidR="006400A2" w:rsidRPr="00860E91">
        <w:rPr>
          <w:rFonts w:ascii="Times New Roman" w:hAnsi="Times New Roman" w:cs="Times New Roman"/>
          <w:sz w:val="24"/>
          <w:szCs w:val="24"/>
        </w:rPr>
        <w:t xml:space="preserve"> bit 1 as in the previous model.</w:t>
      </w:r>
      <w:r w:rsidR="00426F6C" w:rsidRPr="00860E91">
        <w:rPr>
          <w:rFonts w:ascii="Times New Roman" w:hAnsi="Times New Roman" w:cs="Times New Roman"/>
          <w:sz w:val="24"/>
          <w:szCs w:val="24"/>
        </w:rPr>
        <w:t xml:space="preserve"> </w:t>
      </w:r>
      <w:r w:rsidR="006400A2" w:rsidRPr="00860E91">
        <w:rPr>
          <w:rFonts w:ascii="Times New Roman" w:hAnsi="Times New Roman" w:cs="Times New Roman"/>
          <w:sz w:val="24"/>
          <w:szCs w:val="24"/>
        </w:rPr>
        <w:t>Depending on the carry out of the previou</w:t>
      </w:r>
      <w:r w:rsidR="00D619C5">
        <w:rPr>
          <w:rFonts w:ascii="Times New Roman" w:hAnsi="Times New Roman" w:cs="Times New Roman"/>
          <w:sz w:val="24"/>
          <w:szCs w:val="24"/>
        </w:rPr>
        <w:t xml:space="preserve">s stage </w:t>
      </w:r>
      <w:r w:rsidR="006400A2" w:rsidRPr="00860E91">
        <w:rPr>
          <w:rFonts w:ascii="Times New Roman" w:hAnsi="Times New Roman" w:cs="Times New Roman"/>
          <w:sz w:val="24"/>
          <w:szCs w:val="24"/>
        </w:rPr>
        <w:t xml:space="preserve">the sum </w:t>
      </w:r>
      <w:r w:rsidR="00D619C5">
        <w:rPr>
          <w:rFonts w:ascii="Times New Roman" w:hAnsi="Times New Roman" w:cs="Times New Roman"/>
          <w:sz w:val="24"/>
          <w:szCs w:val="24"/>
        </w:rPr>
        <w:t xml:space="preserve">is selected </w:t>
      </w:r>
      <w:r w:rsidR="006400A2" w:rsidRPr="00860E91">
        <w:rPr>
          <w:rFonts w:ascii="Times New Roman" w:hAnsi="Times New Roman" w:cs="Times New Roman"/>
          <w:sz w:val="24"/>
          <w:szCs w:val="24"/>
        </w:rPr>
        <w:t>either from RCA or BEC with the help of 2:1 mux</w:t>
      </w:r>
      <w:r w:rsidR="00D619C5">
        <w:rPr>
          <w:rFonts w:ascii="Times New Roman" w:hAnsi="Times New Roman" w:cs="Times New Roman"/>
          <w:sz w:val="24"/>
          <w:szCs w:val="24"/>
        </w:rPr>
        <w:t>’s</w:t>
      </w:r>
      <w:r w:rsidR="006400A2" w:rsidRPr="00860E91">
        <w:rPr>
          <w:rFonts w:ascii="Times New Roman" w:hAnsi="Times New Roman" w:cs="Times New Roman"/>
          <w:sz w:val="24"/>
          <w:szCs w:val="24"/>
        </w:rPr>
        <w:t xml:space="preserve"> at each stage.</w:t>
      </w:r>
      <w:r w:rsidR="00D619C5">
        <w:rPr>
          <w:rFonts w:ascii="Times New Roman" w:hAnsi="Times New Roman" w:cs="Times New Roman"/>
          <w:sz w:val="24"/>
          <w:szCs w:val="24"/>
        </w:rPr>
        <w:t xml:space="preserve"> The carry out from the sum</w:t>
      </w:r>
      <w:r w:rsidR="00DF35A7">
        <w:rPr>
          <w:rFonts w:ascii="Times New Roman" w:hAnsi="Times New Roman" w:cs="Times New Roman"/>
          <w:sz w:val="24"/>
          <w:szCs w:val="24"/>
        </w:rPr>
        <w:t xml:space="preserve"> is also selected by a multiplexer </w:t>
      </w:r>
      <w:r w:rsidR="00DF35A7">
        <w:rPr>
          <w:rFonts w:ascii="Times New Roman" w:hAnsi="Times New Roman" w:cs="Times New Roman"/>
          <w:sz w:val="24"/>
          <w:szCs w:val="24"/>
        </w:rPr>
        <w:lastRenderedPageBreak/>
        <w:t>and it is sent as the control signal for next stage multiplexer.</w:t>
      </w:r>
      <w:r w:rsidR="006400A2" w:rsidRPr="00860E91">
        <w:rPr>
          <w:rFonts w:ascii="Times New Roman" w:hAnsi="Times New Roman" w:cs="Times New Roman"/>
          <w:sz w:val="24"/>
          <w:szCs w:val="24"/>
        </w:rPr>
        <w:t xml:space="preserve"> Area and </w:t>
      </w:r>
      <w:r w:rsidR="004012A8">
        <w:rPr>
          <w:rFonts w:ascii="Times New Roman" w:hAnsi="Times New Roman" w:cs="Times New Roman"/>
          <w:sz w:val="24"/>
          <w:szCs w:val="24"/>
        </w:rPr>
        <w:t>d</w:t>
      </w:r>
      <w:r w:rsidR="006400A2" w:rsidRPr="00860E91">
        <w:rPr>
          <w:rFonts w:ascii="Times New Roman" w:hAnsi="Times New Roman" w:cs="Times New Roman"/>
          <w:sz w:val="24"/>
          <w:szCs w:val="24"/>
        </w:rPr>
        <w:t>elay for this</w:t>
      </w:r>
      <w:r w:rsidRPr="00860E91">
        <w:rPr>
          <w:rFonts w:ascii="Times New Roman" w:hAnsi="Times New Roman" w:cs="Times New Roman"/>
          <w:sz w:val="24"/>
          <w:szCs w:val="24"/>
        </w:rPr>
        <w:t xml:space="preserve"> group is calculated by the compiler in the back end.</w:t>
      </w:r>
    </w:p>
    <w:p w14:paraId="72AAD762" w14:textId="766F47AB" w:rsidR="005C73A0" w:rsidRPr="00860E91" w:rsidRDefault="005C73A0"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Simil</w:t>
      </w:r>
      <w:r w:rsidR="00BE5EE2">
        <w:rPr>
          <w:rFonts w:ascii="Times New Roman" w:hAnsi="Times New Roman" w:cs="Times New Roman"/>
          <w:sz w:val="24"/>
          <w:szCs w:val="24"/>
        </w:rPr>
        <w:t>arly for group 3, 4 and 5 also area and d</w:t>
      </w:r>
      <w:r w:rsidRPr="00860E91">
        <w:rPr>
          <w:rFonts w:ascii="Times New Roman" w:hAnsi="Times New Roman" w:cs="Times New Roman"/>
          <w:sz w:val="24"/>
          <w:szCs w:val="24"/>
        </w:rPr>
        <w:t>ela</w:t>
      </w:r>
      <w:r w:rsidR="00BE5EE2">
        <w:rPr>
          <w:rFonts w:ascii="Times New Roman" w:hAnsi="Times New Roman" w:cs="Times New Roman"/>
          <w:sz w:val="24"/>
          <w:szCs w:val="24"/>
        </w:rPr>
        <w:t>y are calculated and the total area and d</w:t>
      </w:r>
      <w:r w:rsidRPr="00860E91">
        <w:rPr>
          <w:rFonts w:ascii="Times New Roman" w:hAnsi="Times New Roman" w:cs="Times New Roman"/>
          <w:sz w:val="24"/>
          <w:szCs w:val="24"/>
        </w:rPr>
        <w:t xml:space="preserve">elay for the entire module </w:t>
      </w:r>
      <w:r w:rsidR="00C72D91" w:rsidRPr="00860E91">
        <w:rPr>
          <w:rFonts w:ascii="Times New Roman" w:hAnsi="Times New Roman" w:cs="Times New Roman"/>
          <w:sz w:val="24"/>
          <w:szCs w:val="24"/>
        </w:rPr>
        <w:t xml:space="preserve">are brought up in the reports. </w:t>
      </w:r>
    </w:p>
    <w:p w14:paraId="1F15BF3B" w14:textId="0BAD0948" w:rsidR="005C73A0" w:rsidRPr="00860E91" w:rsidRDefault="008C0162" w:rsidP="005857B4">
      <w:pPr>
        <w:spacing w:after="12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128C43" wp14:editId="1D353EDE">
            <wp:extent cx="5400675" cy="2514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1253" cy="2519525"/>
                    </a:xfrm>
                    <a:prstGeom prst="rect">
                      <a:avLst/>
                    </a:prstGeom>
                    <a:noFill/>
                    <a:ln>
                      <a:noFill/>
                    </a:ln>
                  </pic:spPr>
                </pic:pic>
              </a:graphicData>
            </a:graphic>
          </wp:inline>
        </w:drawing>
      </w:r>
    </w:p>
    <w:p w14:paraId="2055F69A" w14:textId="7C366E4A" w:rsidR="005C73A0" w:rsidRPr="00860E91" w:rsidRDefault="005C73A0" w:rsidP="005857B4">
      <w:pPr>
        <w:keepNext/>
        <w:keepLines/>
        <w:spacing w:after="120" w:line="480" w:lineRule="auto"/>
        <w:jc w:val="center"/>
        <w:outlineLvl w:val="2"/>
        <w:rPr>
          <w:rFonts w:ascii="Times New Roman" w:eastAsiaTheme="majorEastAsia" w:hAnsi="Times New Roman" w:cs="Times New Roman"/>
          <w:sz w:val="24"/>
          <w:szCs w:val="24"/>
        </w:rPr>
      </w:pPr>
      <w:bookmarkStart w:id="394" w:name="_Toc435746324"/>
      <w:bookmarkStart w:id="395" w:name="_Toc436136203"/>
      <w:bookmarkStart w:id="396" w:name="_Toc436220609"/>
      <w:bookmarkStart w:id="397" w:name="_Toc436383566"/>
      <w:bookmarkStart w:id="398" w:name="_Toc436657361"/>
      <w:bookmarkStart w:id="399" w:name="_Toc436926888"/>
      <w:r w:rsidRPr="00860E91">
        <w:rPr>
          <w:rFonts w:ascii="Times New Roman" w:hAnsi="Times New Roman" w:cs="Times New Roman"/>
          <w:bCs/>
          <w:sz w:val="24"/>
          <w:szCs w:val="24"/>
        </w:rPr>
        <w:t xml:space="preserve">Figure 5.6: </w:t>
      </w:r>
      <w:r w:rsidRPr="00860E91">
        <w:rPr>
          <w:rFonts w:ascii="Times New Roman" w:hAnsi="Times New Roman" w:cs="Times New Roman"/>
          <w:sz w:val="24"/>
          <w:szCs w:val="24"/>
        </w:rPr>
        <w:t>Sche</w:t>
      </w:r>
      <w:r w:rsidR="00E64A93">
        <w:rPr>
          <w:rFonts w:ascii="Times New Roman" w:hAnsi="Times New Roman" w:cs="Times New Roman"/>
          <w:sz w:val="24"/>
          <w:szCs w:val="24"/>
        </w:rPr>
        <w:t>matic of MSQRT CSLA with the 4 b</w:t>
      </w:r>
      <w:r w:rsidRPr="00860E91">
        <w:rPr>
          <w:rFonts w:ascii="Times New Roman" w:hAnsi="Times New Roman" w:cs="Times New Roman"/>
          <w:sz w:val="24"/>
          <w:szCs w:val="24"/>
        </w:rPr>
        <w:t>it BEC zoomed</w:t>
      </w:r>
      <w:bookmarkEnd w:id="394"/>
      <w:bookmarkEnd w:id="395"/>
      <w:bookmarkEnd w:id="396"/>
      <w:bookmarkEnd w:id="397"/>
      <w:bookmarkEnd w:id="398"/>
      <w:bookmarkEnd w:id="399"/>
    </w:p>
    <w:p w14:paraId="65248C37" w14:textId="50D659A5" w:rsidR="00B11130" w:rsidRPr="00860E91" w:rsidRDefault="005C73A0"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t xml:space="preserve">In above figure we can see the 4 bit BEC is zoomed inside the schematic itself and </w:t>
      </w:r>
      <w:r w:rsidR="0077684E" w:rsidRPr="00860E91">
        <w:rPr>
          <w:rFonts w:ascii="Times New Roman" w:hAnsi="Times New Roman" w:cs="Times New Roman"/>
          <w:sz w:val="24"/>
          <w:szCs w:val="24"/>
        </w:rPr>
        <w:t xml:space="preserve">it has its inputs from the 3 bit RCA. From the RCA </w:t>
      </w:r>
      <w:r w:rsidR="00B75C9C" w:rsidRPr="00860E91">
        <w:rPr>
          <w:rFonts w:ascii="Times New Roman" w:hAnsi="Times New Roman" w:cs="Times New Roman"/>
          <w:sz w:val="24"/>
          <w:szCs w:val="24"/>
        </w:rPr>
        <w:t>.</w:t>
      </w:r>
      <w:r w:rsidR="0077684E" w:rsidRPr="00860E91">
        <w:rPr>
          <w:rFonts w:ascii="Times New Roman" w:hAnsi="Times New Roman" w:cs="Times New Roman"/>
          <w:sz w:val="24"/>
          <w:szCs w:val="24"/>
        </w:rPr>
        <w:t>The 3 bit sum and 1 bit carry combine to form 4 inputs for the 4bit RCA and then based upon the carry out of previous stage</w:t>
      </w:r>
      <w:r w:rsidRPr="00860E91">
        <w:rPr>
          <w:rFonts w:ascii="Times New Roman" w:hAnsi="Times New Roman" w:cs="Times New Roman"/>
          <w:sz w:val="24"/>
          <w:szCs w:val="24"/>
        </w:rPr>
        <w:t xml:space="preserve"> the </w:t>
      </w:r>
      <w:r w:rsidR="006400A2" w:rsidRPr="00860E91">
        <w:rPr>
          <w:rFonts w:ascii="Times New Roman" w:hAnsi="Times New Roman" w:cs="Times New Roman"/>
          <w:sz w:val="24"/>
          <w:szCs w:val="24"/>
        </w:rPr>
        <w:t xml:space="preserve">RCA and </w:t>
      </w:r>
      <w:r w:rsidRPr="00860E91">
        <w:rPr>
          <w:rFonts w:ascii="Times New Roman" w:hAnsi="Times New Roman" w:cs="Times New Roman"/>
          <w:sz w:val="24"/>
          <w:szCs w:val="24"/>
        </w:rPr>
        <w:t>BEC are driven to t</w:t>
      </w:r>
      <w:r w:rsidR="00DD602E" w:rsidRPr="00860E91">
        <w:rPr>
          <w:rFonts w:ascii="Times New Roman" w:hAnsi="Times New Roman" w:cs="Times New Roman"/>
          <w:sz w:val="24"/>
          <w:szCs w:val="24"/>
        </w:rPr>
        <w:t xml:space="preserve">he 2:1 multiplexers as inputs. </w:t>
      </w:r>
    </w:p>
    <w:p w14:paraId="30F8A5EB" w14:textId="3C37EAC4" w:rsidR="005C73A0"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400" w:name="_Toc436926889"/>
      <w:r w:rsidRPr="00860E91">
        <w:rPr>
          <w:rFonts w:ascii="Times New Roman" w:hAnsi="Times New Roman" w:cs="Times New Roman"/>
          <w:b/>
          <w:sz w:val="24"/>
          <w:szCs w:val="24"/>
        </w:rPr>
        <w:lastRenderedPageBreak/>
        <w:t xml:space="preserve">5.2.2. </w:t>
      </w:r>
      <w:r w:rsidR="00E64A93">
        <w:rPr>
          <w:rFonts w:ascii="Times New Roman" w:hAnsi="Times New Roman" w:cs="Times New Roman"/>
          <w:b/>
          <w:sz w:val="24"/>
          <w:szCs w:val="24"/>
        </w:rPr>
        <w:t>g</w:t>
      </w:r>
      <w:r w:rsidR="00DD37DB">
        <w:rPr>
          <w:rFonts w:ascii="Times New Roman" w:hAnsi="Times New Roman" w:cs="Times New Roman"/>
          <w:b/>
          <w:sz w:val="24"/>
          <w:szCs w:val="24"/>
        </w:rPr>
        <w:t>ate level s</w:t>
      </w:r>
      <w:r w:rsidR="005C73A0" w:rsidRPr="00860E91">
        <w:rPr>
          <w:rFonts w:ascii="Times New Roman" w:hAnsi="Times New Roman" w:cs="Times New Roman"/>
          <w:b/>
          <w:sz w:val="24"/>
          <w:szCs w:val="24"/>
        </w:rPr>
        <w:t>chematic of BEC</w:t>
      </w:r>
      <w:r w:rsidR="00AE27A0">
        <w:rPr>
          <w:rFonts w:ascii="Times New Roman" w:hAnsi="Times New Roman" w:cs="Times New Roman"/>
          <w:b/>
          <w:sz w:val="24"/>
          <w:szCs w:val="24"/>
        </w:rPr>
        <w:t>.</w:t>
      </w:r>
      <w:bookmarkEnd w:id="400"/>
    </w:p>
    <w:p w14:paraId="4E01F399" w14:textId="09E3A686" w:rsidR="005C73A0" w:rsidRPr="00860E91" w:rsidRDefault="00B17A57" w:rsidP="00425797">
      <w:pPr>
        <w:spacing w:after="120" w:line="480" w:lineRule="auto"/>
        <w:ind w:left="90"/>
        <w:jc w:val="both"/>
        <w:rPr>
          <w:rFonts w:ascii="Times New Roman" w:hAnsi="Times New Roman" w:cs="Times New Roman"/>
          <w:sz w:val="24"/>
          <w:szCs w:val="24"/>
        </w:rPr>
      </w:pPr>
      <w:r>
        <w:rPr>
          <w:noProof/>
        </w:rPr>
        <w:drawing>
          <wp:inline distT="0" distB="0" distL="0" distR="0" wp14:anchorId="7D782331" wp14:editId="79CC0B56">
            <wp:extent cx="5162550" cy="262704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1478" cy="2631585"/>
                    </a:xfrm>
                    <a:prstGeom prst="rect">
                      <a:avLst/>
                    </a:prstGeom>
                    <a:noFill/>
                    <a:ln>
                      <a:noFill/>
                    </a:ln>
                  </pic:spPr>
                </pic:pic>
              </a:graphicData>
            </a:graphic>
          </wp:inline>
        </w:drawing>
      </w:r>
    </w:p>
    <w:p w14:paraId="3BEB1C82" w14:textId="4CEAE539" w:rsidR="005C73A0" w:rsidRPr="00860E91" w:rsidRDefault="00E64A93" w:rsidP="005857B4">
      <w:pPr>
        <w:keepNext/>
        <w:keepLines/>
        <w:spacing w:after="120" w:line="480" w:lineRule="auto"/>
        <w:jc w:val="center"/>
        <w:outlineLvl w:val="2"/>
        <w:rPr>
          <w:rFonts w:ascii="Times New Roman" w:eastAsiaTheme="majorEastAsia" w:hAnsi="Times New Roman" w:cs="Times New Roman"/>
          <w:sz w:val="24"/>
          <w:szCs w:val="24"/>
        </w:rPr>
      </w:pPr>
      <w:bookmarkStart w:id="401" w:name="_Toc435746326"/>
      <w:bookmarkStart w:id="402" w:name="_Toc436136205"/>
      <w:bookmarkStart w:id="403" w:name="_Toc436220611"/>
      <w:bookmarkStart w:id="404" w:name="_Toc436383568"/>
      <w:bookmarkStart w:id="405" w:name="_Toc436657363"/>
      <w:bookmarkStart w:id="406" w:name="_Toc436926890"/>
      <w:r>
        <w:rPr>
          <w:rFonts w:ascii="Times New Roman" w:hAnsi="Times New Roman" w:cs="Times New Roman"/>
          <w:bCs/>
          <w:sz w:val="24"/>
          <w:szCs w:val="24"/>
        </w:rPr>
        <w:t>Figure 5.7: logic d</w:t>
      </w:r>
      <w:r w:rsidR="005C73A0" w:rsidRPr="00860E91">
        <w:rPr>
          <w:rFonts w:ascii="Times New Roman" w:hAnsi="Times New Roman" w:cs="Times New Roman"/>
          <w:bCs/>
          <w:sz w:val="24"/>
          <w:szCs w:val="24"/>
        </w:rPr>
        <w:t>iagram of a 4 bit BEC</w:t>
      </w:r>
      <w:bookmarkEnd w:id="401"/>
      <w:bookmarkEnd w:id="402"/>
      <w:bookmarkEnd w:id="403"/>
      <w:bookmarkEnd w:id="404"/>
      <w:bookmarkEnd w:id="405"/>
      <w:bookmarkEnd w:id="406"/>
    </w:p>
    <w:p w14:paraId="45B17E98" w14:textId="52CA93F7" w:rsidR="005C73A0" w:rsidRPr="00860E91" w:rsidRDefault="005C73A0" w:rsidP="005857B4">
      <w:pPr>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 xml:space="preserve">The above figure is a logic Diagram of the 4 bit BEC and </w:t>
      </w:r>
      <w:r w:rsidR="00BE5EE2">
        <w:rPr>
          <w:rFonts w:ascii="Times New Roman" w:hAnsi="Times New Roman" w:cs="Times New Roman"/>
          <w:bCs/>
          <w:sz w:val="24"/>
          <w:szCs w:val="24"/>
        </w:rPr>
        <w:t>it is a part of the s</w:t>
      </w:r>
      <w:r w:rsidR="00F7134B">
        <w:rPr>
          <w:rFonts w:ascii="Times New Roman" w:hAnsi="Times New Roman" w:cs="Times New Roman"/>
          <w:bCs/>
          <w:sz w:val="24"/>
          <w:szCs w:val="24"/>
        </w:rPr>
        <w:t>chematic of</w:t>
      </w:r>
      <w:r w:rsidRPr="00860E91">
        <w:rPr>
          <w:rFonts w:ascii="Times New Roman" w:hAnsi="Times New Roman" w:cs="Times New Roman"/>
          <w:bCs/>
          <w:sz w:val="24"/>
          <w:szCs w:val="24"/>
        </w:rPr>
        <w:t xml:space="preserve"> MSQRT CSLA (fig 5.6) .The 4 bit BEC is zoomed to view gate level diagram and it works on the logic given below</w:t>
      </w:r>
    </w:p>
    <w:p w14:paraId="45525F1E" w14:textId="77777777" w:rsidR="005C73A0" w:rsidRPr="00860E91" w:rsidRDefault="005C73A0" w:rsidP="005857B4">
      <w:pPr>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X[0]=~B[0]</w:t>
      </w:r>
    </w:p>
    <w:p w14:paraId="0417C9D5" w14:textId="77777777" w:rsidR="005C73A0" w:rsidRPr="00860E91" w:rsidRDefault="005C73A0" w:rsidP="005857B4">
      <w:pPr>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X[1]=B[0]^B[1]</w:t>
      </w:r>
    </w:p>
    <w:p w14:paraId="1FA6B23E" w14:textId="77777777" w:rsidR="005C73A0" w:rsidRPr="00860E91" w:rsidRDefault="005C73A0" w:rsidP="005857B4">
      <w:pPr>
        <w:autoSpaceDE w:val="0"/>
        <w:autoSpaceDN w:val="0"/>
        <w:adjustRightInd w:val="0"/>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X[2]=B[2]^(B[0]&amp;B[1])</w:t>
      </w:r>
    </w:p>
    <w:p w14:paraId="5182A8DD" w14:textId="1BD6662E" w:rsidR="005C73A0" w:rsidRDefault="005C73A0" w:rsidP="005857B4">
      <w:pPr>
        <w:spacing w:after="120" w:line="480" w:lineRule="auto"/>
        <w:rPr>
          <w:rFonts w:ascii="Times New Roman" w:hAnsi="Times New Roman" w:cs="Times New Roman"/>
          <w:sz w:val="24"/>
          <w:szCs w:val="24"/>
        </w:rPr>
      </w:pPr>
      <w:proofErr w:type="spellStart"/>
      <w:r w:rsidRPr="00860E91">
        <w:rPr>
          <w:rFonts w:ascii="Times New Roman" w:hAnsi="Times New Roman" w:cs="Times New Roman"/>
          <w:sz w:val="24"/>
          <w:szCs w:val="24"/>
        </w:rPr>
        <w:t>Cout</w:t>
      </w:r>
      <w:proofErr w:type="spellEnd"/>
      <w:r w:rsidRPr="00860E91">
        <w:rPr>
          <w:rFonts w:ascii="Times New Roman" w:hAnsi="Times New Roman" w:cs="Times New Roman"/>
          <w:sz w:val="24"/>
          <w:szCs w:val="24"/>
        </w:rPr>
        <w:t>=B[3]^(B[0]&amp;B[1]&amp;B[2])</w:t>
      </w:r>
    </w:p>
    <w:p w14:paraId="2BEE0B39" w14:textId="3FC199E9" w:rsidR="00445E54" w:rsidRPr="00445E54" w:rsidRDefault="00445E54" w:rsidP="005857B4">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The bits B[0] to B[3] are the sum bits of the RCA and the bits X[1] to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 xml:space="preserve"> are the ou</w:t>
      </w:r>
      <w:r w:rsidR="00BA01C2">
        <w:rPr>
          <w:rFonts w:ascii="Times New Roman" w:hAnsi="Times New Roman" w:cs="Times New Roman"/>
          <w:sz w:val="24"/>
          <w:szCs w:val="24"/>
        </w:rPr>
        <w:t>t</w:t>
      </w:r>
      <w:r>
        <w:rPr>
          <w:rFonts w:ascii="Times New Roman" w:hAnsi="Times New Roman" w:cs="Times New Roman"/>
          <w:sz w:val="24"/>
          <w:szCs w:val="24"/>
        </w:rPr>
        <w:t>puts of the BEC i.e. the sum bits of BEC.</w:t>
      </w:r>
    </w:p>
    <w:p w14:paraId="1C94F63C" w14:textId="0FF43651" w:rsidR="005C73A0" w:rsidRPr="00860E91" w:rsidRDefault="005C73A0" w:rsidP="005857B4">
      <w:pPr>
        <w:keepNext/>
        <w:keepLines/>
        <w:spacing w:after="120" w:line="480" w:lineRule="auto"/>
        <w:ind w:firstLine="720"/>
        <w:outlineLvl w:val="2"/>
        <w:rPr>
          <w:rFonts w:ascii="Times New Roman" w:eastAsiaTheme="majorEastAsia" w:hAnsi="Times New Roman" w:cs="Times New Roman"/>
          <w:sz w:val="24"/>
          <w:szCs w:val="24"/>
        </w:rPr>
      </w:pPr>
      <w:bookmarkStart w:id="407" w:name="_Toc436926891"/>
      <w:r w:rsidRPr="00860E91">
        <w:rPr>
          <w:rFonts w:ascii="Times New Roman" w:hAnsi="Times New Roman" w:cs="Times New Roman"/>
          <w:b/>
          <w:sz w:val="24"/>
          <w:szCs w:val="24"/>
        </w:rPr>
        <w:lastRenderedPageBreak/>
        <w:t>5.2.3</w:t>
      </w:r>
      <w:r w:rsidR="0099091F" w:rsidRPr="00860E91">
        <w:rPr>
          <w:rFonts w:ascii="Times New Roman" w:eastAsia="Times New Roman" w:hAnsi="Times New Roman" w:cs="Times New Roman"/>
          <w:b/>
          <w:sz w:val="24"/>
          <w:szCs w:val="24"/>
        </w:rPr>
        <w:t>.</w:t>
      </w:r>
      <w:r w:rsidR="00E64A93">
        <w:rPr>
          <w:rFonts w:ascii="Times New Roman" w:hAnsi="Times New Roman" w:cs="Times New Roman"/>
          <w:b/>
          <w:sz w:val="24"/>
          <w:szCs w:val="24"/>
        </w:rPr>
        <w:t xml:space="preserve"> l</w:t>
      </w:r>
      <w:r w:rsidRPr="00860E91">
        <w:rPr>
          <w:rFonts w:ascii="Times New Roman" w:hAnsi="Times New Roman" w:cs="Times New Roman"/>
          <w:b/>
          <w:sz w:val="24"/>
          <w:szCs w:val="24"/>
        </w:rPr>
        <w:t xml:space="preserve">ayout view of </w:t>
      </w:r>
      <w:r w:rsidRPr="00860E91">
        <w:rPr>
          <w:rFonts w:ascii="Times New Roman" w:hAnsi="Times New Roman" w:cs="Times New Roman"/>
          <w:b/>
          <w:bCs/>
          <w:sz w:val="24"/>
          <w:szCs w:val="24"/>
        </w:rPr>
        <w:t>16 bit MSQRT CSLA (IC compiler)</w:t>
      </w:r>
      <w:r w:rsidR="00AE27A0">
        <w:rPr>
          <w:rFonts w:ascii="Times New Roman" w:hAnsi="Times New Roman" w:cs="Times New Roman"/>
          <w:b/>
          <w:bCs/>
          <w:sz w:val="24"/>
          <w:szCs w:val="24"/>
        </w:rPr>
        <w:t>.</w:t>
      </w:r>
      <w:bookmarkEnd w:id="407"/>
    </w:p>
    <w:p w14:paraId="19B72E5F" w14:textId="77777777" w:rsidR="005C73A0" w:rsidRPr="00860E91" w:rsidRDefault="005C73A0" w:rsidP="005857B4">
      <w:pPr>
        <w:spacing w:after="120" w:line="480" w:lineRule="auto"/>
        <w:rPr>
          <w:rFonts w:ascii="Times New Roman" w:hAnsi="Times New Roman" w:cs="Times New Roman"/>
          <w:b/>
          <w:sz w:val="24"/>
          <w:szCs w:val="24"/>
        </w:rPr>
      </w:pPr>
      <w:r w:rsidRPr="00860E91">
        <w:rPr>
          <w:rFonts w:ascii="Times New Roman" w:hAnsi="Times New Roman" w:cs="Times New Roman"/>
          <w:noProof/>
        </w:rPr>
        <w:drawing>
          <wp:inline distT="0" distB="0" distL="0" distR="0" wp14:anchorId="4164D34D" wp14:editId="1756ABF8">
            <wp:extent cx="5114925" cy="458947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9926" cy="4593962"/>
                    </a:xfrm>
                    <a:prstGeom prst="rect">
                      <a:avLst/>
                    </a:prstGeom>
                    <a:noFill/>
                    <a:ln>
                      <a:noFill/>
                    </a:ln>
                  </pic:spPr>
                </pic:pic>
              </a:graphicData>
            </a:graphic>
          </wp:inline>
        </w:drawing>
      </w:r>
    </w:p>
    <w:p w14:paraId="237AAC6F" w14:textId="004E22FB" w:rsidR="005C73A0" w:rsidRPr="00860E91" w:rsidRDefault="005C73A0" w:rsidP="005857B4">
      <w:pPr>
        <w:keepNext/>
        <w:keepLines/>
        <w:spacing w:after="120" w:line="480" w:lineRule="auto"/>
        <w:jc w:val="center"/>
        <w:outlineLvl w:val="2"/>
        <w:rPr>
          <w:rFonts w:ascii="Times New Roman" w:eastAsiaTheme="majorEastAsia" w:hAnsi="Times New Roman" w:cs="Times New Roman"/>
          <w:sz w:val="24"/>
          <w:szCs w:val="24"/>
        </w:rPr>
      </w:pPr>
      <w:bookmarkStart w:id="408" w:name="_Toc435746328"/>
      <w:bookmarkStart w:id="409" w:name="_Toc436136207"/>
      <w:bookmarkStart w:id="410" w:name="_Toc436220613"/>
      <w:bookmarkStart w:id="411" w:name="_Toc436383570"/>
      <w:bookmarkStart w:id="412" w:name="_Toc436657365"/>
      <w:bookmarkStart w:id="413" w:name="_Toc436926892"/>
      <w:r w:rsidRPr="00860E91">
        <w:rPr>
          <w:rFonts w:ascii="Times New Roman" w:hAnsi="Times New Roman" w:cs="Times New Roman"/>
          <w:bCs/>
          <w:sz w:val="24"/>
          <w:szCs w:val="24"/>
        </w:rPr>
        <w:t xml:space="preserve">Figure 5.8: </w:t>
      </w:r>
      <w:r w:rsidR="00E64A93">
        <w:rPr>
          <w:rFonts w:ascii="Times New Roman" w:hAnsi="Times New Roman" w:cs="Times New Roman"/>
          <w:sz w:val="24"/>
          <w:szCs w:val="24"/>
        </w:rPr>
        <w:t>Layout d</w:t>
      </w:r>
      <w:r w:rsidRPr="00860E91">
        <w:rPr>
          <w:rFonts w:ascii="Times New Roman" w:hAnsi="Times New Roman" w:cs="Times New Roman"/>
          <w:sz w:val="24"/>
          <w:szCs w:val="24"/>
        </w:rPr>
        <w:t>iagram of MSQRT CSLA</w:t>
      </w:r>
      <w:bookmarkEnd w:id="408"/>
      <w:bookmarkEnd w:id="409"/>
      <w:bookmarkEnd w:id="410"/>
      <w:bookmarkEnd w:id="411"/>
      <w:bookmarkEnd w:id="412"/>
      <w:bookmarkEnd w:id="413"/>
    </w:p>
    <w:p w14:paraId="3435E176" w14:textId="5651C947" w:rsidR="005C73A0" w:rsidRPr="00860E91" w:rsidRDefault="005C73A0" w:rsidP="005857B4">
      <w:pPr>
        <w:spacing w:after="120" w:line="480" w:lineRule="auto"/>
        <w:rPr>
          <w:rFonts w:ascii="Times New Roman" w:hAnsi="Times New Roman" w:cs="Times New Roman"/>
          <w:sz w:val="24"/>
          <w:szCs w:val="24"/>
        </w:rPr>
      </w:pPr>
      <w:r w:rsidRPr="00860E91">
        <w:rPr>
          <w:rFonts w:ascii="Times New Roman" w:hAnsi="Times New Roman" w:cs="Times New Roman"/>
          <w:sz w:val="24"/>
          <w:szCs w:val="24"/>
        </w:rPr>
        <w:tab/>
      </w:r>
      <w:r w:rsidR="00DD37DB">
        <w:rPr>
          <w:rFonts w:ascii="Times New Roman" w:hAnsi="Times New Roman" w:cs="Times New Roman"/>
          <w:sz w:val="24"/>
          <w:szCs w:val="24"/>
        </w:rPr>
        <w:t>The above figure is the layout d</w:t>
      </w:r>
      <w:r w:rsidRPr="00860E91">
        <w:rPr>
          <w:rFonts w:ascii="Times New Roman" w:hAnsi="Times New Roman" w:cs="Times New Roman"/>
          <w:sz w:val="24"/>
          <w:szCs w:val="24"/>
        </w:rPr>
        <w:t>iagram of ordinary modified SQRT CSLA model and there are many cells which can be viewed as a separate ce</w:t>
      </w:r>
      <w:r w:rsidR="002D12DC">
        <w:rPr>
          <w:rFonts w:ascii="Times New Roman" w:hAnsi="Times New Roman" w:cs="Times New Roman"/>
          <w:sz w:val="24"/>
          <w:szCs w:val="24"/>
        </w:rPr>
        <w:t>lls if we go into the cell view, e</w:t>
      </w:r>
      <w:r w:rsidRPr="00860E91">
        <w:rPr>
          <w:rFonts w:ascii="Times New Roman" w:hAnsi="Times New Roman" w:cs="Times New Roman"/>
          <w:sz w:val="24"/>
          <w:szCs w:val="24"/>
        </w:rPr>
        <w:t>ach cell open ups into a FRAM view. The DRC and LVS checks on this design are performed and there are no errors in the DRC checks. In the LVS check there are few floating ports and since the pins in the floating port</w:t>
      </w:r>
      <w:r w:rsidR="002D12DC">
        <w:rPr>
          <w:rFonts w:ascii="Times New Roman" w:hAnsi="Times New Roman" w:cs="Times New Roman"/>
          <w:sz w:val="24"/>
          <w:szCs w:val="24"/>
        </w:rPr>
        <w:t xml:space="preserve"> errors are</w:t>
      </w:r>
      <w:r w:rsidR="00DC15CD">
        <w:rPr>
          <w:rFonts w:ascii="Times New Roman" w:hAnsi="Times New Roman" w:cs="Times New Roman"/>
          <w:sz w:val="24"/>
          <w:szCs w:val="24"/>
        </w:rPr>
        <w:t xml:space="preserve"> an indication of</w:t>
      </w:r>
      <w:r w:rsidR="002D12DC">
        <w:rPr>
          <w:rFonts w:ascii="Times New Roman" w:hAnsi="Times New Roman" w:cs="Times New Roman"/>
          <w:sz w:val="24"/>
          <w:szCs w:val="24"/>
        </w:rPr>
        <w:t xml:space="preserve"> f</w:t>
      </w:r>
      <w:r w:rsidRPr="00860E91">
        <w:rPr>
          <w:rFonts w:ascii="Times New Roman" w:hAnsi="Times New Roman" w:cs="Times New Roman"/>
          <w:sz w:val="24"/>
          <w:szCs w:val="24"/>
        </w:rPr>
        <w:t>alse alarm when we rerun the LVS check by unchecking the floating port errors they are ignored.</w:t>
      </w:r>
    </w:p>
    <w:p w14:paraId="602666D0" w14:textId="77777777" w:rsidR="00FF5949" w:rsidRPr="00860E91" w:rsidRDefault="00FF5949" w:rsidP="005857B4">
      <w:pPr>
        <w:spacing w:after="120" w:line="480" w:lineRule="auto"/>
        <w:jc w:val="both"/>
        <w:rPr>
          <w:rFonts w:ascii="Times New Roman" w:hAnsi="Times New Roman" w:cs="Times New Roman"/>
          <w:sz w:val="24"/>
          <w:szCs w:val="24"/>
        </w:rPr>
      </w:pPr>
    </w:p>
    <w:p w14:paraId="0EE3E089" w14:textId="7C71BAE4" w:rsidR="00314181" w:rsidRPr="00860E91" w:rsidRDefault="0099091F" w:rsidP="005857B4">
      <w:pPr>
        <w:keepNext/>
        <w:keepLines/>
        <w:spacing w:after="120" w:line="480" w:lineRule="auto"/>
        <w:outlineLvl w:val="2"/>
        <w:rPr>
          <w:rFonts w:ascii="Times New Roman" w:eastAsiaTheme="majorEastAsia" w:hAnsi="Times New Roman" w:cs="Times New Roman"/>
          <w:sz w:val="24"/>
          <w:szCs w:val="24"/>
        </w:rPr>
      </w:pPr>
      <w:bookmarkStart w:id="414" w:name="_Toc436926893"/>
      <w:r w:rsidRPr="00860E91">
        <w:rPr>
          <w:rFonts w:ascii="Times New Roman" w:hAnsi="Times New Roman" w:cs="Times New Roman"/>
          <w:b/>
          <w:sz w:val="24"/>
          <w:szCs w:val="24"/>
        </w:rPr>
        <w:lastRenderedPageBreak/>
        <w:t xml:space="preserve">5.3. </w:t>
      </w:r>
      <w:r w:rsidR="00314181" w:rsidRPr="00860E91">
        <w:rPr>
          <w:rFonts w:ascii="Times New Roman" w:hAnsi="Times New Roman" w:cs="Times New Roman"/>
          <w:b/>
          <w:sz w:val="24"/>
          <w:szCs w:val="24"/>
        </w:rPr>
        <w:t>Power, Area and Timing Reports of MSQRT CSLA</w:t>
      </w:r>
      <w:bookmarkEnd w:id="414"/>
    </w:p>
    <w:p w14:paraId="74B694B7" w14:textId="78A65A9A" w:rsidR="00314181" w:rsidRPr="00860E91" w:rsidRDefault="0099091F" w:rsidP="006A05BF">
      <w:pPr>
        <w:keepNext/>
        <w:keepLines/>
        <w:spacing w:after="120" w:line="240" w:lineRule="auto"/>
        <w:ind w:firstLine="720"/>
        <w:outlineLvl w:val="2"/>
        <w:rPr>
          <w:rFonts w:ascii="Times New Roman" w:eastAsiaTheme="majorEastAsia" w:hAnsi="Times New Roman" w:cs="Times New Roman"/>
          <w:sz w:val="24"/>
          <w:szCs w:val="24"/>
        </w:rPr>
      </w:pPr>
      <w:bookmarkStart w:id="415" w:name="_Toc436926894"/>
      <w:r w:rsidRPr="00860E91">
        <w:rPr>
          <w:rFonts w:ascii="Times New Roman" w:hAnsi="Times New Roman" w:cs="Times New Roman"/>
          <w:b/>
          <w:sz w:val="24"/>
          <w:szCs w:val="24"/>
        </w:rPr>
        <w:t xml:space="preserve">5.3.1. </w:t>
      </w:r>
      <w:r w:rsidR="00E64A93">
        <w:rPr>
          <w:rFonts w:ascii="Times New Roman" w:hAnsi="Times New Roman" w:cs="Times New Roman"/>
          <w:b/>
          <w:sz w:val="24"/>
          <w:szCs w:val="24"/>
        </w:rPr>
        <w:t>p</w:t>
      </w:r>
      <w:r w:rsidR="00314181" w:rsidRPr="00860E91">
        <w:rPr>
          <w:rFonts w:ascii="Times New Roman" w:hAnsi="Times New Roman" w:cs="Times New Roman"/>
          <w:b/>
          <w:sz w:val="24"/>
          <w:szCs w:val="24"/>
        </w:rPr>
        <w:t>ower consumed by the MSQRT CSLA</w:t>
      </w:r>
      <w:r w:rsidR="00DD37DB">
        <w:rPr>
          <w:rFonts w:ascii="Times New Roman" w:hAnsi="Times New Roman" w:cs="Times New Roman"/>
          <w:b/>
          <w:sz w:val="24"/>
          <w:szCs w:val="24"/>
        </w:rPr>
        <w:t xml:space="preserve"> module (power a</w:t>
      </w:r>
      <w:r w:rsidR="007D7628" w:rsidRPr="00860E91">
        <w:rPr>
          <w:rFonts w:ascii="Times New Roman" w:hAnsi="Times New Roman" w:cs="Times New Roman"/>
          <w:b/>
          <w:sz w:val="24"/>
          <w:szCs w:val="24"/>
        </w:rPr>
        <w:t xml:space="preserve">nalysis </w:t>
      </w:r>
      <w:r w:rsidR="00E91A8C" w:rsidRPr="00860E91">
        <w:rPr>
          <w:rFonts w:ascii="Times New Roman" w:hAnsi="Times New Roman" w:cs="Times New Roman"/>
          <w:b/>
          <w:sz w:val="24"/>
          <w:szCs w:val="24"/>
        </w:rPr>
        <w:tab/>
      </w:r>
      <w:r w:rsidR="00E91A8C" w:rsidRPr="00860E91">
        <w:rPr>
          <w:rFonts w:ascii="Times New Roman" w:hAnsi="Times New Roman" w:cs="Times New Roman"/>
          <w:b/>
          <w:sz w:val="24"/>
          <w:szCs w:val="24"/>
        </w:rPr>
        <w:tab/>
      </w:r>
      <w:r w:rsidR="00E91A8C" w:rsidRPr="00860E91">
        <w:rPr>
          <w:rFonts w:ascii="Times New Roman" w:hAnsi="Times New Roman" w:cs="Times New Roman"/>
          <w:b/>
          <w:sz w:val="24"/>
          <w:szCs w:val="24"/>
        </w:rPr>
        <w:tab/>
      </w:r>
      <w:r w:rsidR="00451553">
        <w:rPr>
          <w:rFonts w:ascii="Times New Roman" w:hAnsi="Times New Roman" w:cs="Times New Roman"/>
          <w:b/>
          <w:sz w:val="24"/>
          <w:szCs w:val="24"/>
        </w:rPr>
        <w:t xml:space="preserve">          </w:t>
      </w:r>
      <w:r w:rsidR="00DD37DB">
        <w:rPr>
          <w:rFonts w:ascii="Times New Roman" w:hAnsi="Times New Roman" w:cs="Times New Roman"/>
          <w:b/>
          <w:sz w:val="24"/>
          <w:szCs w:val="24"/>
        </w:rPr>
        <w:t>r</w:t>
      </w:r>
      <w:r w:rsidR="007D7628" w:rsidRPr="00860E91">
        <w:rPr>
          <w:rFonts w:ascii="Times New Roman" w:hAnsi="Times New Roman" w:cs="Times New Roman"/>
          <w:b/>
          <w:sz w:val="24"/>
          <w:szCs w:val="24"/>
        </w:rPr>
        <w:t>eport)</w:t>
      </w:r>
      <w:r w:rsidR="00AE27A0">
        <w:rPr>
          <w:rFonts w:ascii="Times New Roman" w:hAnsi="Times New Roman" w:cs="Times New Roman"/>
          <w:b/>
          <w:sz w:val="24"/>
          <w:szCs w:val="24"/>
        </w:rPr>
        <w:t>.</w:t>
      </w:r>
      <w:bookmarkEnd w:id="415"/>
    </w:p>
    <w:p w14:paraId="1B7431F6" w14:textId="076B6071" w:rsidR="00314181" w:rsidRPr="00860E91" w:rsidRDefault="00DA678C" w:rsidP="005857B4">
      <w:pPr>
        <w:spacing w:after="120" w:line="480" w:lineRule="auto"/>
        <w:jc w:val="both"/>
        <w:rPr>
          <w:rFonts w:ascii="Times New Roman" w:hAnsi="Times New Roman" w:cs="Times New Roman"/>
          <w:sz w:val="24"/>
          <w:szCs w:val="24"/>
        </w:rPr>
      </w:pPr>
      <w:r>
        <w:rPr>
          <w:noProof/>
        </w:rPr>
        <w:drawing>
          <wp:inline distT="0" distB="0" distL="0" distR="0" wp14:anchorId="3D5F964F" wp14:editId="62B1D2C1">
            <wp:extent cx="5410200" cy="38194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9403" cy="3825995"/>
                    </a:xfrm>
                    <a:prstGeom prst="rect">
                      <a:avLst/>
                    </a:prstGeom>
                    <a:noFill/>
                    <a:ln>
                      <a:noFill/>
                    </a:ln>
                  </pic:spPr>
                </pic:pic>
              </a:graphicData>
            </a:graphic>
          </wp:inline>
        </w:drawing>
      </w:r>
    </w:p>
    <w:p w14:paraId="53AD590C" w14:textId="3412B332" w:rsidR="00314181" w:rsidRPr="00860E91" w:rsidRDefault="00EB7799" w:rsidP="005857B4">
      <w:pPr>
        <w:keepNext/>
        <w:keepLines/>
        <w:spacing w:after="120" w:line="480" w:lineRule="auto"/>
        <w:jc w:val="center"/>
        <w:outlineLvl w:val="2"/>
        <w:rPr>
          <w:rFonts w:ascii="Times New Roman" w:eastAsiaTheme="majorEastAsia" w:hAnsi="Times New Roman" w:cs="Times New Roman"/>
          <w:sz w:val="24"/>
          <w:szCs w:val="24"/>
        </w:rPr>
      </w:pPr>
      <w:bookmarkStart w:id="416" w:name="_Toc435746331"/>
      <w:bookmarkStart w:id="417" w:name="_Toc436136210"/>
      <w:bookmarkStart w:id="418" w:name="_Toc436220616"/>
      <w:bookmarkStart w:id="419" w:name="_Toc436383573"/>
      <w:bookmarkStart w:id="420" w:name="_Toc436657368"/>
      <w:bookmarkStart w:id="421" w:name="_Toc436926895"/>
      <w:r w:rsidRPr="00860E91">
        <w:rPr>
          <w:rFonts w:ascii="Times New Roman" w:hAnsi="Times New Roman" w:cs="Times New Roman"/>
          <w:bCs/>
          <w:sz w:val="24"/>
          <w:szCs w:val="24"/>
        </w:rPr>
        <w:t>Figure 5.9</w:t>
      </w:r>
      <w:r w:rsidR="00314181" w:rsidRPr="00860E91">
        <w:rPr>
          <w:rFonts w:ascii="Times New Roman" w:hAnsi="Times New Roman" w:cs="Times New Roman"/>
          <w:bCs/>
          <w:sz w:val="24"/>
          <w:szCs w:val="24"/>
        </w:rPr>
        <w:t xml:space="preserve">: </w:t>
      </w:r>
      <w:r w:rsidR="00E64A93">
        <w:rPr>
          <w:rFonts w:ascii="Times New Roman" w:hAnsi="Times New Roman" w:cs="Times New Roman"/>
          <w:sz w:val="24"/>
          <w:szCs w:val="24"/>
        </w:rPr>
        <w:t>Power analysis r</w:t>
      </w:r>
      <w:r w:rsidR="00314181" w:rsidRPr="00860E91">
        <w:rPr>
          <w:rFonts w:ascii="Times New Roman" w:hAnsi="Times New Roman" w:cs="Times New Roman"/>
          <w:sz w:val="24"/>
          <w:szCs w:val="24"/>
        </w:rPr>
        <w:t>eport of MSQRT CSLA</w:t>
      </w:r>
      <w:bookmarkEnd w:id="416"/>
      <w:bookmarkEnd w:id="417"/>
      <w:bookmarkEnd w:id="418"/>
      <w:bookmarkEnd w:id="419"/>
      <w:bookmarkEnd w:id="420"/>
      <w:bookmarkEnd w:id="421"/>
      <w:r w:rsidR="00314181" w:rsidRPr="00860E91">
        <w:rPr>
          <w:rFonts w:ascii="Times New Roman" w:hAnsi="Times New Roman" w:cs="Times New Roman"/>
          <w:sz w:val="24"/>
          <w:szCs w:val="24"/>
        </w:rPr>
        <w:t xml:space="preserve"> </w:t>
      </w:r>
    </w:p>
    <w:p w14:paraId="20B65E56" w14:textId="076B3446" w:rsidR="00110E86" w:rsidRPr="00860E91" w:rsidRDefault="008F43E1" w:rsidP="005857B4">
      <w:pPr>
        <w:spacing w:after="120" w:line="480" w:lineRule="auto"/>
        <w:jc w:val="both"/>
        <w:rPr>
          <w:rFonts w:ascii="Times New Roman" w:hAnsi="Times New Roman" w:cs="Times New Roman"/>
          <w:sz w:val="24"/>
          <w:szCs w:val="24"/>
        </w:rPr>
      </w:pPr>
      <w:r w:rsidRPr="00860E91">
        <w:rPr>
          <w:rFonts w:ascii="Times New Roman" w:hAnsi="Times New Roman" w:cs="Times New Roman"/>
          <w:sz w:val="24"/>
          <w:szCs w:val="24"/>
        </w:rPr>
        <w:tab/>
      </w:r>
      <w:r w:rsidR="00314181" w:rsidRPr="00860E91">
        <w:rPr>
          <w:rFonts w:ascii="Times New Roman" w:hAnsi="Times New Roman" w:cs="Times New Roman"/>
          <w:sz w:val="24"/>
          <w:szCs w:val="24"/>
        </w:rPr>
        <w:t>The above figure depicts the total power consumed by the modified SQRT CSLA module</w:t>
      </w:r>
      <w:r w:rsidR="0077684E" w:rsidRPr="00860E91">
        <w:rPr>
          <w:rFonts w:ascii="Times New Roman" w:hAnsi="Times New Roman" w:cs="Times New Roman"/>
          <w:sz w:val="24"/>
          <w:szCs w:val="24"/>
        </w:rPr>
        <w:t xml:space="preserve"> and it is </w:t>
      </w:r>
      <w:r w:rsidR="009C572B">
        <w:rPr>
          <w:rFonts w:ascii="Times New Roman" w:hAnsi="Times New Roman" w:cs="Times New Roman"/>
          <w:b/>
          <w:sz w:val="24"/>
          <w:szCs w:val="24"/>
        </w:rPr>
        <w:t>20.12</w:t>
      </w:r>
      <w:r w:rsidR="0077684E" w:rsidRPr="00860E91">
        <w:rPr>
          <w:rFonts w:ascii="Times New Roman" w:hAnsi="Times New Roman" w:cs="Times New Roman"/>
          <w:b/>
          <w:sz w:val="24"/>
          <w:szCs w:val="24"/>
        </w:rPr>
        <w:t>uw</w:t>
      </w:r>
      <w:r w:rsidR="0077684E" w:rsidRPr="00860E91">
        <w:rPr>
          <w:rFonts w:ascii="Times New Roman" w:hAnsi="Times New Roman" w:cs="Times New Roman"/>
          <w:sz w:val="24"/>
          <w:szCs w:val="24"/>
        </w:rPr>
        <w:t xml:space="preserve">. There is an increase of </w:t>
      </w:r>
      <w:r w:rsidR="00A84763">
        <w:rPr>
          <w:rFonts w:ascii="Times New Roman" w:hAnsi="Times New Roman" w:cs="Times New Roman"/>
          <w:b/>
          <w:sz w:val="24"/>
          <w:szCs w:val="24"/>
        </w:rPr>
        <w:t>0.6</w:t>
      </w:r>
      <w:r w:rsidR="0077684E" w:rsidRPr="00860E91">
        <w:rPr>
          <w:rFonts w:ascii="Times New Roman" w:hAnsi="Times New Roman" w:cs="Times New Roman"/>
          <w:b/>
          <w:sz w:val="24"/>
          <w:szCs w:val="24"/>
        </w:rPr>
        <w:t>%</w:t>
      </w:r>
      <w:r w:rsidR="0077684E" w:rsidRPr="00860E91">
        <w:rPr>
          <w:rFonts w:ascii="Times New Roman" w:hAnsi="Times New Roman" w:cs="Times New Roman"/>
          <w:sz w:val="24"/>
          <w:szCs w:val="24"/>
        </w:rPr>
        <w:t xml:space="preserve"> more</w:t>
      </w:r>
      <w:r w:rsidR="00314181" w:rsidRPr="00860E91">
        <w:rPr>
          <w:rFonts w:ascii="Times New Roman" w:hAnsi="Times New Roman" w:cs="Times New Roman"/>
          <w:sz w:val="24"/>
          <w:szCs w:val="24"/>
        </w:rPr>
        <w:t xml:space="preserve"> power</w:t>
      </w:r>
      <w:r w:rsidR="0077684E" w:rsidRPr="00860E91">
        <w:rPr>
          <w:rFonts w:ascii="Times New Roman" w:hAnsi="Times New Roman" w:cs="Times New Roman"/>
          <w:sz w:val="24"/>
          <w:szCs w:val="24"/>
        </w:rPr>
        <w:t xml:space="preserve"> in this case</w:t>
      </w:r>
      <w:r w:rsidR="00314181" w:rsidRPr="00860E91">
        <w:rPr>
          <w:rFonts w:ascii="Times New Roman" w:hAnsi="Times New Roman" w:cs="Times New Roman"/>
          <w:sz w:val="24"/>
          <w:szCs w:val="24"/>
        </w:rPr>
        <w:t>.</w:t>
      </w:r>
      <w:r w:rsidR="003C5896">
        <w:rPr>
          <w:rFonts w:ascii="Times New Roman" w:hAnsi="Times New Roman" w:cs="Times New Roman"/>
          <w:sz w:val="24"/>
          <w:szCs w:val="24"/>
        </w:rPr>
        <w:t xml:space="preserve"> The leakage power is less in this case due to the less number of</w:t>
      </w:r>
      <w:r w:rsidR="00DC15CD">
        <w:rPr>
          <w:rFonts w:ascii="Times New Roman" w:hAnsi="Times New Roman" w:cs="Times New Roman"/>
          <w:sz w:val="24"/>
          <w:szCs w:val="24"/>
        </w:rPr>
        <w:t xml:space="preserve"> logic</w:t>
      </w:r>
      <w:r w:rsidR="003C5896">
        <w:rPr>
          <w:rFonts w:ascii="Times New Roman" w:hAnsi="Times New Roman" w:cs="Times New Roman"/>
          <w:sz w:val="24"/>
          <w:szCs w:val="24"/>
        </w:rPr>
        <w:t xml:space="preserve"> gates</w:t>
      </w:r>
      <w:r w:rsidR="00DC15CD">
        <w:rPr>
          <w:rFonts w:ascii="Times New Roman" w:hAnsi="Times New Roman" w:cs="Times New Roman"/>
          <w:sz w:val="24"/>
          <w:szCs w:val="24"/>
        </w:rPr>
        <w:t xml:space="preserve"> used here compared to the old model</w:t>
      </w:r>
      <w:r w:rsidR="003C5896">
        <w:rPr>
          <w:rFonts w:ascii="Times New Roman" w:hAnsi="Times New Roman" w:cs="Times New Roman"/>
          <w:sz w:val="24"/>
          <w:szCs w:val="24"/>
        </w:rPr>
        <w:t xml:space="preserve">. </w:t>
      </w:r>
    </w:p>
    <w:p w14:paraId="0CB29DE2" w14:textId="77777777" w:rsidR="0077684E" w:rsidRPr="00860E91" w:rsidRDefault="0077684E" w:rsidP="005857B4">
      <w:pPr>
        <w:spacing w:after="120" w:line="480" w:lineRule="auto"/>
        <w:jc w:val="both"/>
        <w:rPr>
          <w:rFonts w:ascii="Times New Roman" w:hAnsi="Times New Roman" w:cs="Times New Roman"/>
          <w:b/>
          <w:sz w:val="24"/>
          <w:szCs w:val="24"/>
        </w:rPr>
      </w:pPr>
    </w:p>
    <w:p w14:paraId="3B5FB208" w14:textId="77777777" w:rsidR="0077684E" w:rsidRPr="00860E91" w:rsidRDefault="0077684E" w:rsidP="005857B4">
      <w:pPr>
        <w:spacing w:after="120" w:line="480" w:lineRule="auto"/>
        <w:jc w:val="both"/>
        <w:rPr>
          <w:rFonts w:ascii="Times New Roman" w:hAnsi="Times New Roman" w:cs="Times New Roman"/>
          <w:b/>
          <w:sz w:val="24"/>
          <w:szCs w:val="24"/>
        </w:rPr>
      </w:pPr>
    </w:p>
    <w:p w14:paraId="613DA8F5" w14:textId="77777777" w:rsidR="0077684E" w:rsidRPr="00860E91" w:rsidRDefault="0077684E" w:rsidP="005857B4">
      <w:pPr>
        <w:spacing w:after="120" w:line="480" w:lineRule="auto"/>
        <w:jc w:val="both"/>
        <w:rPr>
          <w:rFonts w:ascii="Times New Roman" w:hAnsi="Times New Roman" w:cs="Times New Roman"/>
          <w:b/>
          <w:sz w:val="24"/>
          <w:szCs w:val="24"/>
        </w:rPr>
      </w:pPr>
    </w:p>
    <w:p w14:paraId="1018EFF6" w14:textId="77777777" w:rsidR="0077684E" w:rsidRPr="00860E91" w:rsidRDefault="0077684E" w:rsidP="005857B4">
      <w:pPr>
        <w:spacing w:after="120" w:line="480" w:lineRule="auto"/>
        <w:jc w:val="both"/>
        <w:rPr>
          <w:rFonts w:ascii="Times New Roman" w:hAnsi="Times New Roman" w:cs="Times New Roman"/>
          <w:b/>
          <w:sz w:val="24"/>
          <w:szCs w:val="24"/>
        </w:rPr>
      </w:pPr>
    </w:p>
    <w:p w14:paraId="0FD4C3D8" w14:textId="0A691134" w:rsidR="00314181"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422" w:name="_Toc436926896"/>
      <w:r w:rsidRPr="00860E91">
        <w:rPr>
          <w:rFonts w:ascii="Times New Roman" w:hAnsi="Times New Roman" w:cs="Times New Roman"/>
          <w:b/>
          <w:sz w:val="24"/>
          <w:szCs w:val="24"/>
        </w:rPr>
        <w:t xml:space="preserve">5.3.2. </w:t>
      </w:r>
      <w:r w:rsidR="00DD37DB">
        <w:rPr>
          <w:rFonts w:ascii="Times New Roman" w:hAnsi="Times New Roman" w:cs="Times New Roman"/>
          <w:b/>
          <w:sz w:val="24"/>
          <w:szCs w:val="24"/>
        </w:rPr>
        <w:t>a</w:t>
      </w:r>
      <w:r w:rsidR="00314181" w:rsidRPr="00860E91">
        <w:rPr>
          <w:rFonts w:ascii="Times New Roman" w:hAnsi="Times New Roman" w:cs="Times New Roman"/>
          <w:b/>
          <w:sz w:val="24"/>
          <w:szCs w:val="24"/>
        </w:rPr>
        <w:t xml:space="preserve">rea </w:t>
      </w:r>
      <w:r w:rsidR="009E26BA" w:rsidRPr="00860E91">
        <w:rPr>
          <w:rFonts w:ascii="Times New Roman" w:hAnsi="Times New Roman" w:cs="Times New Roman"/>
          <w:b/>
          <w:sz w:val="24"/>
          <w:szCs w:val="24"/>
        </w:rPr>
        <w:t>evaluation of MSQRT CSLA module</w:t>
      </w:r>
      <w:r w:rsidR="00AE27A0">
        <w:rPr>
          <w:rFonts w:ascii="Times New Roman" w:hAnsi="Times New Roman" w:cs="Times New Roman"/>
          <w:b/>
          <w:sz w:val="24"/>
          <w:szCs w:val="24"/>
        </w:rPr>
        <w:t>.</w:t>
      </w:r>
      <w:bookmarkEnd w:id="422"/>
    </w:p>
    <w:p w14:paraId="7069FC6C" w14:textId="034FD3E3" w:rsidR="00314181" w:rsidRPr="00860E91" w:rsidRDefault="00DA678C" w:rsidP="005857B4">
      <w:pPr>
        <w:spacing w:after="120" w:line="480" w:lineRule="auto"/>
        <w:jc w:val="both"/>
        <w:rPr>
          <w:rFonts w:ascii="Times New Roman" w:hAnsi="Times New Roman" w:cs="Times New Roman"/>
          <w:sz w:val="24"/>
          <w:szCs w:val="24"/>
        </w:rPr>
      </w:pPr>
      <w:r>
        <w:rPr>
          <w:noProof/>
        </w:rPr>
        <w:drawing>
          <wp:inline distT="0" distB="0" distL="0" distR="0" wp14:anchorId="288068E8" wp14:editId="32D08A1E">
            <wp:extent cx="532447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851" cy="3743589"/>
                    </a:xfrm>
                    <a:prstGeom prst="rect">
                      <a:avLst/>
                    </a:prstGeom>
                    <a:noFill/>
                    <a:ln>
                      <a:noFill/>
                    </a:ln>
                  </pic:spPr>
                </pic:pic>
              </a:graphicData>
            </a:graphic>
          </wp:inline>
        </w:drawing>
      </w:r>
    </w:p>
    <w:p w14:paraId="5008A89A" w14:textId="7740C23F" w:rsidR="00314181" w:rsidRPr="00860E91" w:rsidRDefault="00EB7799" w:rsidP="005857B4">
      <w:pPr>
        <w:keepNext/>
        <w:keepLines/>
        <w:spacing w:after="120" w:line="480" w:lineRule="auto"/>
        <w:jc w:val="center"/>
        <w:outlineLvl w:val="2"/>
        <w:rPr>
          <w:rFonts w:ascii="Times New Roman" w:eastAsiaTheme="majorEastAsia" w:hAnsi="Times New Roman" w:cs="Times New Roman"/>
          <w:sz w:val="24"/>
          <w:szCs w:val="24"/>
        </w:rPr>
      </w:pPr>
      <w:bookmarkStart w:id="423" w:name="_Toc435746333"/>
      <w:bookmarkStart w:id="424" w:name="_Toc436136212"/>
      <w:bookmarkStart w:id="425" w:name="_Toc436220618"/>
      <w:bookmarkStart w:id="426" w:name="_Toc436383575"/>
      <w:bookmarkStart w:id="427" w:name="_Toc436657370"/>
      <w:bookmarkStart w:id="428" w:name="_Toc436926897"/>
      <w:r w:rsidRPr="00860E91">
        <w:rPr>
          <w:rFonts w:ascii="Times New Roman" w:hAnsi="Times New Roman" w:cs="Times New Roman"/>
          <w:bCs/>
          <w:sz w:val="24"/>
          <w:szCs w:val="24"/>
        </w:rPr>
        <w:t>Figure 5.10</w:t>
      </w:r>
      <w:r w:rsidR="00314181" w:rsidRPr="00860E91">
        <w:rPr>
          <w:rFonts w:ascii="Times New Roman" w:hAnsi="Times New Roman" w:cs="Times New Roman"/>
          <w:bCs/>
          <w:sz w:val="24"/>
          <w:szCs w:val="24"/>
        </w:rPr>
        <w:t xml:space="preserve">: </w:t>
      </w:r>
      <w:r w:rsidR="00E64A93">
        <w:rPr>
          <w:rFonts w:ascii="Times New Roman" w:hAnsi="Times New Roman" w:cs="Times New Roman"/>
          <w:sz w:val="24"/>
          <w:szCs w:val="24"/>
        </w:rPr>
        <w:t>Area analysis r</w:t>
      </w:r>
      <w:r w:rsidR="00314181" w:rsidRPr="00860E91">
        <w:rPr>
          <w:rFonts w:ascii="Times New Roman" w:hAnsi="Times New Roman" w:cs="Times New Roman"/>
          <w:sz w:val="24"/>
          <w:szCs w:val="24"/>
        </w:rPr>
        <w:t>eport of MSQRT CSLA</w:t>
      </w:r>
      <w:bookmarkEnd w:id="423"/>
      <w:bookmarkEnd w:id="424"/>
      <w:bookmarkEnd w:id="425"/>
      <w:bookmarkEnd w:id="426"/>
      <w:bookmarkEnd w:id="427"/>
      <w:bookmarkEnd w:id="428"/>
      <w:r w:rsidR="00314181" w:rsidRPr="00860E91">
        <w:rPr>
          <w:rFonts w:ascii="Times New Roman" w:hAnsi="Times New Roman" w:cs="Times New Roman"/>
          <w:sz w:val="24"/>
          <w:szCs w:val="24"/>
        </w:rPr>
        <w:t xml:space="preserve"> </w:t>
      </w:r>
    </w:p>
    <w:p w14:paraId="18919CE7" w14:textId="7D00DC94" w:rsidR="007D7628" w:rsidRPr="00860E91" w:rsidRDefault="00314181" w:rsidP="005857B4">
      <w:pPr>
        <w:spacing w:after="120" w:line="480" w:lineRule="auto"/>
        <w:ind w:firstLine="720"/>
        <w:rPr>
          <w:rFonts w:ascii="Times New Roman" w:hAnsi="Times New Roman" w:cs="Times New Roman"/>
          <w:sz w:val="24"/>
          <w:szCs w:val="24"/>
        </w:rPr>
      </w:pPr>
      <w:r w:rsidRPr="00860E91">
        <w:rPr>
          <w:rFonts w:ascii="Times New Roman" w:eastAsia="Times New Roman" w:hAnsi="Times New Roman" w:cs="Times New Roman"/>
          <w:sz w:val="24"/>
          <w:szCs w:val="24"/>
        </w:rPr>
        <w:t>T</w:t>
      </w:r>
      <w:r w:rsidR="002D12DC">
        <w:rPr>
          <w:rFonts w:ascii="Times New Roman" w:eastAsia="Times New Roman" w:hAnsi="Times New Roman" w:cs="Times New Roman"/>
          <w:sz w:val="24"/>
          <w:szCs w:val="24"/>
        </w:rPr>
        <w:t>he a</w:t>
      </w:r>
      <w:r w:rsidRPr="00860E91">
        <w:rPr>
          <w:rFonts w:ascii="Times New Roman" w:eastAsia="Times New Roman" w:hAnsi="Times New Roman" w:cs="Times New Roman"/>
          <w:sz w:val="24"/>
          <w:szCs w:val="24"/>
        </w:rPr>
        <w:t>rea consumed by the ports, nets, cells and other components used in the construction of SQRT CSLA can be viewed from the above table</w:t>
      </w:r>
      <w:r w:rsidR="0077684E" w:rsidRPr="00860E91">
        <w:rPr>
          <w:rFonts w:ascii="Times New Roman" w:eastAsia="Times New Roman" w:hAnsi="Times New Roman" w:cs="Times New Roman"/>
          <w:sz w:val="24"/>
          <w:szCs w:val="24"/>
        </w:rPr>
        <w:t xml:space="preserve">, the Total area is </w:t>
      </w:r>
      <w:r w:rsidR="009C572B">
        <w:rPr>
          <w:rFonts w:ascii="Times New Roman" w:eastAsia="Times New Roman" w:hAnsi="Times New Roman" w:cs="Times New Roman"/>
          <w:b/>
          <w:sz w:val="24"/>
          <w:szCs w:val="24"/>
        </w:rPr>
        <w:t>354.20</w:t>
      </w:r>
      <w:r w:rsidRPr="00860E91">
        <w:rPr>
          <w:rFonts w:ascii="Times New Roman" w:eastAsia="Times New Roman" w:hAnsi="Times New Roman" w:cs="Times New Roman"/>
          <w:sz w:val="24"/>
          <w:szCs w:val="24"/>
        </w:rPr>
        <w:t xml:space="preserve"> Square microns. Since the BEC has less number of logic gates it occupies less area than that of a RCA in the SQRT CSLA. </w:t>
      </w:r>
      <w:r w:rsidR="0077684E" w:rsidRPr="00860E91">
        <w:rPr>
          <w:rFonts w:ascii="Times New Roman" w:eastAsia="Times New Roman" w:hAnsi="Times New Roman" w:cs="Times New Roman"/>
          <w:sz w:val="24"/>
          <w:szCs w:val="24"/>
        </w:rPr>
        <w:t xml:space="preserve">The MSQRT CSLA thus has an area advantage of </w:t>
      </w:r>
      <w:r w:rsidR="00A84763">
        <w:rPr>
          <w:rFonts w:ascii="Times New Roman" w:eastAsia="Times New Roman" w:hAnsi="Times New Roman" w:cs="Times New Roman"/>
          <w:b/>
          <w:sz w:val="24"/>
          <w:szCs w:val="24"/>
        </w:rPr>
        <w:t>18.8</w:t>
      </w:r>
      <w:r w:rsidR="0077684E" w:rsidRPr="00860E91">
        <w:rPr>
          <w:rFonts w:ascii="Times New Roman" w:eastAsia="Times New Roman" w:hAnsi="Times New Roman" w:cs="Times New Roman"/>
          <w:b/>
          <w:sz w:val="24"/>
          <w:szCs w:val="24"/>
        </w:rPr>
        <w:t>%</w:t>
      </w:r>
      <w:r w:rsidRPr="00860E91">
        <w:rPr>
          <w:rFonts w:ascii="Times New Roman" w:eastAsia="Times New Roman" w:hAnsi="Times New Roman" w:cs="Times New Roman"/>
          <w:sz w:val="24"/>
          <w:szCs w:val="24"/>
        </w:rPr>
        <w:t>.</w:t>
      </w:r>
    </w:p>
    <w:p w14:paraId="0B6AE934" w14:textId="7637AF39" w:rsidR="00314181"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429" w:name="_Toc436926898"/>
      <w:r w:rsidRPr="00860E91">
        <w:rPr>
          <w:rFonts w:ascii="Times New Roman" w:hAnsi="Times New Roman" w:cs="Times New Roman"/>
          <w:b/>
          <w:sz w:val="24"/>
          <w:szCs w:val="24"/>
        </w:rPr>
        <w:lastRenderedPageBreak/>
        <w:t xml:space="preserve">5.3.3. </w:t>
      </w:r>
      <w:r w:rsidR="00E64A93">
        <w:rPr>
          <w:rFonts w:ascii="Times New Roman" w:hAnsi="Times New Roman" w:cs="Times New Roman"/>
          <w:b/>
          <w:sz w:val="24"/>
          <w:szCs w:val="24"/>
        </w:rPr>
        <w:t>t</w:t>
      </w:r>
      <w:r w:rsidR="00314181" w:rsidRPr="00860E91">
        <w:rPr>
          <w:rFonts w:ascii="Times New Roman" w:hAnsi="Times New Roman" w:cs="Times New Roman"/>
          <w:b/>
          <w:sz w:val="24"/>
          <w:szCs w:val="24"/>
        </w:rPr>
        <w:t>im</w:t>
      </w:r>
      <w:r w:rsidR="00E64A93">
        <w:rPr>
          <w:rFonts w:ascii="Times New Roman" w:hAnsi="Times New Roman" w:cs="Times New Roman"/>
          <w:b/>
          <w:sz w:val="24"/>
          <w:szCs w:val="24"/>
        </w:rPr>
        <w:t>ing r</w:t>
      </w:r>
      <w:r w:rsidR="00821AF7" w:rsidRPr="00860E91">
        <w:rPr>
          <w:rFonts w:ascii="Times New Roman" w:hAnsi="Times New Roman" w:cs="Times New Roman"/>
          <w:b/>
          <w:sz w:val="24"/>
          <w:szCs w:val="24"/>
        </w:rPr>
        <w:t>eport of MSQRT CSLA module</w:t>
      </w:r>
      <w:r w:rsidR="00AE27A0">
        <w:rPr>
          <w:rFonts w:ascii="Times New Roman" w:hAnsi="Times New Roman" w:cs="Times New Roman"/>
          <w:b/>
          <w:sz w:val="24"/>
          <w:szCs w:val="24"/>
        </w:rPr>
        <w:t>.</w:t>
      </w:r>
      <w:bookmarkEnd w:id="429"/>
    </w:p>
    <w:p w14:paraId="1F811EA6" w14:textId="4EC5D13B" w:rsidR="00314181" w:rsidRPr="00860E91" w:rsidRDefault="00DA678C" w:rsidP="005857B4">
      <w:pPr>
        <w:spacing w:after="120" w:line="480" w:lineRule="auto"/>
        <w:jc w:val="both"/>
        <w:rPr>
          <w:rFonts w:ascii="Times New Roman" w:hAnsi="Times New Roman" w:cs="Times New Roman"/>
          <w:sz w:val="24"/>
          <w:szCs w:val="24"/>
        </w:rPr>
      </w:pPr>
      <w:r>
        <w:rPr>
          <w:noProof/>
        </w:rPr>
        <w:drawing>
          <wp:inline distT="0" distB="0" distL="0" distR="0" wp14:anchorId="15F8A3E5" wp14:editId="6B8736BB">
            <wp:extent cx="5210175" cy="496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0175" cy="4962525"/>
                    </a:xfrm>
                    <a:prstGeom prst="rect">
                      <a:avLst/>
                    </a:prstGeom>
                    <a:noFill/>
                    <a:ln>
                      <a:noFill/>
                    </a:ln>
                  </pic:spPr>
                </pic:pic>
              </a:graphicData>
            </a:graphic>
          </wp:inline>
        </w:drawing>
      </w:r>
    </w:p>
    <w:p w14:paraId="7A394FE3" w14:textId="374C2031" w:rsidR="000328D8" w:rsidRPr="00860E91" w:rsidRDefault="00EB7799" w:rsidP="005857B4">
      <w:pPr>
        <w:keepNext/>
        <w:keepLines/>
        <w:spacing w:after="120" w:line="480" w:lineRule="auto"/>
        <w:jc w:val="center"/>
        <w:outlineLvl w:val="2"/>
        <w:rPr>
          <w:rFonts w:ascii="Times New Roman" w:eastAsiaTheme="majorEastAsia" w:hAnsi="Times New Roman" w:cs="Times New Roman"/>
          <w:sz w:val="24"/>
          <w:szCs w:val="24"/>
        </w:rPr>
      </w:pPr>
      <w:bookmarkStart w:id="430" w:name="_Toc435746335"/>
      <w:bookmarkStart w:id="431" w:name="_Toc436136214"/>
      <w:bookmarkStart w:id="432" w:name="_Toc436220620"/>
      <w:bookmarkStart w:id="433" w:name="_Toc436383577"/>
      <w:bookmarkStart w:id="434" w:name="_Toc436657372"/>
      <w:bookmarkStart w:id="435" w:name="_Toc436926899"/>
      <w:r w:rsidRPr="00860E91">
        <w:rPr>
          <w:rFonts w:ascii="Times New Roman" w:hAnsi="Times New Roman" w:cs="Times New Roman"/>
          <w:bCs/>
          <w:sz w:val="24"/>
          <w:szCs w:val="24"/>
        </w:rPr>
        <w:t>Figure 5.11</w:t>
      </w:r>
      <w:r w:rsidR="00314181" w:rsidRPr="00860E91">
        <w:rPr>
          <w:rFonts w:ascii="Times New Roman" w:hAnsi="Times New Roman" w:cs="Times New Roman"/>
          <w:bCs/>
          <w:sz w:val="24"/>
          <w:szCs w:val="24"/>
        </w:rPr>
        <w:t xml:space="preserve">: </w:t>
      </w:r>
      <w:r w:rsidR="00E64A93">
        <w:rPr>
          <w:rFonts w:ascii="Times New Roman" w:hAnsi="Times New Roman" w:cs="Times New Roman"/>
          <w:sz w:val="24"/>
          <w:szCs w:val="24"/>
        </w:rPr>
        <w:t>Timing analysis r</w:t>
      </w:r>
      <w:r w:rsidR="00314181" w:rsidRPr="00860E91">
        <w:rPr>
          <w:rFonts w:ascii="Times New Roman" w:hAnsi="Times New Roman" w:cs="Times New Roman"/>
          <w:sz w:val="24"/>
          <w:szCs w:val="24"/>
        </w:rPr>
        <w:t>eport of MSQRT CSLA</w:t>
      </w:r>
      <w:bookmarkEnd w:id="430"/>
      <w:bookmarkEnd w:id="431"/>
      <w:bookmarkEnd w:id="432"/>
      <w:bookmarkEnd w:id="433"/>
      <w:bookmarkEnd w:id="434"/>
      <w:bookmarkEnd w:id="435"/>
      <w:r w:rsidR="00314181" w:rsidRPr="00860E91">
        <w:rPr>
          <w:rFonts w:ascii="Times New Roman" w:hAnsi="Times New Roman" w:cs="Times New Roman"/>
          <w:sz w:val="24"/>
          <w:szCs w:val="24"/>
        </w:rPr>
        <w:t xml:space="preserve"> </w:t>
      </w:r>
    </w:p>
    <w:p w14:paraId="391B6E17" w14:textId="4AFC9924" w:rsidR="00FD361E" w:rsidRPr="00860E91" w:rsidRDefault="000328D8" w:rsidP="005857B4">
      <w:pPr>
        <w:spacing w:after="120" w:line="480" w:lineRule="auto"/>
        <w:rPr>
          <w:rFonts w:ascii="Times New Roman" w:eastAsia="Times New Roman" w:hAnsi="Times New Roman" w:cs="Times New Roman"/>
          <w:sz w:val="24"/>
          <w:szCs w:val="24"/>
        </w:rPr>
      </w:pPr>
      <w:r w:rsidRPr="00860E91">
        <w:rPr>
          <w:rFonts w:ascii="Times New Roman" w:eastAsia="Times New Roman" w:hAnsi="Times New Roman" w:cs="Times New Roman"/>
          <w:sz w:val="24"/>
          <w:szCs w:val="24"/>
        </w:rPr>
        <w:tab/>
      </w:r>
      <w:bookmarkStart w:id="436" w:name="here"/>
      <w:bookmarkEnd w:id="436"/>
      <w:r w:rsidR="005C73A0" w:rsidRPr="00860E91">
        <w:rPr>
          <w:rFonts w:ascii="Times New Roman" w:eastAsia="Times New Roman" w:hAnsi="Times New Roman" w:cs="Times New Roman"/>
          <w:sz w:val="24"/>
          <w:szCs w:val="24"/>
        </w:rPr>
        <w:t xml:space="preserve">Figure above is the Timing report of the modified SQRT CSLA module and similar to the ordinary model this report also </w:t>
      </w:r>
      <w:r w:rsidR="009E26F0">
        <w:rPr>
          <w:rFonts w:ascii="Times New Roman" w:eastAsia="Times New Roman" w:hAnsi="Times New Roman" w:cs="Times New Roman"/>
          <w:sz w:val="24"/>
          <w:szCs w:val="24"/>
        </w:rPr>
        <w:t>generates timing report</w:t>
      </w:r>
      <w:r w:rsidR="005C73A0" w:rsidRPr="00860E91">
        <w:rPr>
          <w:rFonts w:ascii="Times New Roman" w:eastAsia="Times New Roman" w:hAnsi="Times New Roman" w:cs="Times New Roman"/>
          <w:sz w:val="24"/>
          <w:szCs w:val="24"/>
        </w:rPr>
        <w:t xml:space="preserve"> for the top 10 critical paths of the circuit.</w:t>
      </w:r>
      <w:r w:rsidR="005C73A0" w:rsidRPr="00860E91">
        <w:rPr>
          <w:rFonts w:ascii="Times New Roman" w:hAnsi="Times New Roman" w:cs="Times New Roman"/>
          <w:sz w:val="24"/>
          <w:szCs w:val="24"/>
        </w:rPr>
        <w:t xml:space="preserve"> </w:t>
      </w:r>
      <w:r w:rsidR="009E26F0">
        <w:rPr>
          <w:rFonts w:ascii="Times New Roman" w:hAnsi="Times New Roman" w:cs="Times New Roman"/>
          <w:sz w:val="24"/>
          <w:szCs w:val="24"/>
        </w:rPr>
        <w:t>T</w:t>
      </w:r>
      <w:r w:rsidR="005C73A0" w:rsidRPr="00860E91">
        <w:rPr>
          <w:rFonts w:ascii="Times New Roman" w:hAnsi="Times New Roman" w:cs="Times New Roman"/>
          <w:sz w:val="24"/>
          <w:szCs w:val="24"/>
        </w:rPr>
        <w:t>he critical p</w:t>
      </w:r>
      <w:r w:rsidR="00D61AFA" w:rsidRPr="00860E91">
        <w:rPr>
          <w:rFonts w:ascii="Times New Roman" w:hAnsi="Times New Roman" w:cs="Times New Roman"/>
          <w:sz w:val="24"/>
          <w:szCs w:val="24"/>
        </w:rPr>
        <w:t>ath starts at Input port bit B[</w:t>
      </w:r>
      <w:r w:rsidR="0075553D">
        <w:rPr>
          <w:rFonts w:ascii="Times New Roman" w:hAnsi="Times New Roman" w:cs="Times New Roman"/>
          <w:sz w:val="24"/>
          <w:szCs w:val="24"/>
        </w:rPr>
        <w:t>3</w:t>
      </w:r>
      <w:r w:rsidR="005C73A0" w:rsidRPr="00860E91">
        <w:rPr>
          <w:rFonts w:ascii="Times New Roman" w:hAnsi="Times New Roman" w:cs="Times New Roman"/>
          <w:sz w:val="24"/>
          <w:szCs w:val="24"/>
        </w:rPr>
        <w:t xml:space="preserve">] and ends at output port Sum[15] and it is </w:t>
      </w:r>
      <w:r w:rsidR="009C572B">
        <w:rPr>
          <w:rFonts w:ascii="Times New Roman" w:eastAsia="Times New Roman" w:hAnsi="Times New Roman" w:cs="Times New Roman"/>
          <w:b/>
          <w:sz w:val="24"/>
          <w:szCs w:val="24"/>
        </w:rPr>
        <w:t>1.44</w:t>
      </w:r>
      <w:r w:rsidR="005C73A0" w:rsidRPr="00860E91">
        <w:rPr>
          <w:rFonts w:ascii="Times New Roman" w:eastAsia="Times New Roman" w:hAnsi="Times New Roman" w:cs="Times New Roman"/>
          <w:b/>
          <w:sz w:val="24"/>
          <w:szCs w:val="24"/>
        </w:rPr>
        <w:t>ns</w:t>
      </w:r>
      <w:r w:rsidR="00147ADC">
        <w:rPr>
          <w:rFonts w:ascii="Times New Roman" w:eastAsia="Times New Roman" w:hAnsi="Times New Roman" w:cs="Times New Roman"/>
          <w:sz w:val="24"/>
          <w:szCs w:val="24"/>
        </w:rPr>
        <w:t>.</w:t>
      </w:r>
      <w:r w:rsidR="005C73A0" w:rsidRPr="00860E91">
        <w:rPr>
          <w:rFonts w:ascii="Times New Roman" w:eastAsia="Times New Roman" w:hAnsi="Times New Roman" w:cs="Times New Roman"/>
          <w:sz w:val="24"/>
          <w:szCs w:val="24"/>
        </w:rPr>
        <w:t xml:space="preserve"> </w:t>
      </w:r>
    </w:p>
    <w:p w14:paraId="279BB070" w14:textId="578BE047" w:rsidR="00AD02C7" w:rsidRPr="00860E91" w:rsidRDefault="00E64A93" w:rsidP="005857B4">
      <w:pPr>
        <w:keepNext/>
        <w:keepLines/>
        <w:spacing w:after="120" w:line="480" w:lineRule="auto"/>
        <w:ind w:firstLine="720"/>
        <w:outlineLvl w:val="2"/>
        <w:rPr>
          <w:rFonts w:ascii="Times New Roman" w:eastAsiaTheme="majorEastAsia" w:hAnsi="Times New Roman" w:cs="Times New Roman"/>
          <w:sz w:val="24"/>
          <w:szCs w:val="24"/>
        </w:rPr>
      </w:pPr>
      <w:bookmarkStart w:id="437" w:name="_Toc436926900"/>
      <w:r>
        <w:rPr>
          <w:rFonts w:ascii="Times New Roman" w:hAnsi="Times New Roman" w:cs="Times New Roman"/>
          <w:b/>
          <w:sz w:val="24"/>
          <w:szCs w:val="24"/>
        </w:rPr>
        <w:lastRenderedPageBreak/>
        <w:t>5.3.4. t</w:t>
      </w:r>
      <w:r w:rsidR="00AD02C7" w:rsidRPr="00860E91">
        <w:rPr>
          <w:rFonts w:ascii="Times New Roman" w:hAnsi="Times New Roman" w:cs="Times New Roman"/>
          <w:b/>
          <w:sz w:val="24"/>
          <w:szCs w:val="24"/>
        </w:rPr>
        <w:t>able comparing my results with results</w:t>
      </w:r>
      <w:r w:rsidR="004012A8">
        <w:rPr>
          <w:rFonts w:ascii="Times New Roman" w:hAnsi="Times New Roman" w:cs="Times New Roman"/>
          <w:b/>
          <w:sz w:val="24"/>
          <w:szCs w:val="24"/>
        </w:rPr>
        <w:t xml:space="preserve"> with</w:t>
      </w:r>
      <w:r w:rsidR="003C5896">
        <w:rPr>
          <w:rFonts w:ascii="Times New Roman" w:hAnsi="Times New Roman" w:cs="Times New Roman"/>
          <w:b/>
          <w:sz w:val="24"/>
          <w:szCs w:val="24"/>
        </w:rPr>
        <w:t xml:space="preserve"> reference papers</w:t>
      </w:r>
      <w:r w:rsidR="00AE27A0">
        <w:rPr>
          <w:rFonts w:ascii="Times New Roman" w:hAnsi="Times New Roman" w:cs="Times New Roman"/>
          <w:b/>
          <w:sz w:val="24"/>
          <w:szCs w:val="24"/>
        </w:rPr>
        <w:t>.</w:t>
      </w:r>
      <w:bookmarkEnd w:id="437"/>
    </w:p>
    <w:p w14:paraId="1106798B" w14:textId="2102017E" w:rsidR="00CE4C8F" w:rsidRPr="00CE4C8F" w:rsidRDefault="00AD02C7" w:rsidP="005857B4">
      <w:pPr>
        <w:keepNext/>
        <w:keepLines/>
        <w:spacing w:after="120" w:line="480" w:lineRule="auto"/>
        <w:jc w:val="center"/>
        <w:outlineLvl w:val="2"/>
        <w:rPr>
          <w:rFonts w:ascii="Times New Roman" w:hAnsi="Times New Roman" w:cs="Times New Roman"/>
          <w:bCs/>
          <w:sz w:val="24"/>
          <w:szCs w:val="24"/>
        </w:rPr>
      </w:pPr>
      <w:bookmarkStart w:id="438" w:name="_Toc435746337"/>
      <w:bookmarkStart w:id="439" w:name="_Toc436136216"/>
      <w:bookmarkStart w:id="440" w:name="_Toc436220622"/>
      <w:bookmarkStart w:id="441" w:name="_Toc436383579"/>
      <w:bookmarkStart w:id="442" w:name="_Toc436657374"/>
      <w:bookmarkStart w:id="443" w:name="_Toc436926901"/>
      <w:r w:rsidRPr="00860E91">
        <w:rPr>
          <w:rFonts w:ascii="Times New Roman" w:hAnsi="Times New Roman" w:cs="Times New Roman"/>
          <w:bCs/>
          <w:sz w:val="24"/>
          <w:szCs w:val="24"/>
        </w:rPr>
        <w:t xml:space="preserve">Table </w:t>
      </w:r>
      <w:r w:rsidRPr="00860E91">
        <w:rPr>
          <w:rFonts w:ascii="Times New Roman" w:hAnsi="Times New Roman" w:cs="Times New Roman"/>
          <w:sz w:val="24"/>
          <w:szCs w:val="24"/>
        </w:rPr>
        <w:t>2.3</w:t>
      </w:r>
      <w:r w:rsidRPr="00860E91">
        <w:rPr>
          <w:rFonts w:ascii="Times New Roman" w:hAnsi="Times New Roman" w:cs="Times New Roman"/>
          <w:bCs/>
          <w:sz w:val="24"/>
          <w:szCs w:val="24"/>
        </w:rPr>
        <w:t xml:space="preserve">:  </w:t>
      </w:r>
      <w:r w:rsidR="00FD361E">
        <w:rPr>
          <w:rFonts w:ascii="Times New Roman" w:hAnsi="Times New Roman" w:cs="Times New Roman"/>
          <w:bCs/>
          <w:sz w:val="24"/>
          <w:szCs w:val="24"/>
        </w:rPr>
        <w:t xml:space="preserve">Comparing </w:t>
      </w:r>
      <w:r w:rsidRPr="00860E91">
        <w:rPr>
          <w:rFonts w:ascii="Times New Roman" w:hAnsi="Times New Roman" w:cs="Times New Roman"/>
          <w:bCs/>
          <w:sz w:val="24"/>
          <w:szCs w:val="24"/>
        </w:rPr>
        <w:t xml:space="preserve">Area, </w:t>
      </w:r>
      <w:ins w:id="444" w:author="HP" w:date="2015-12-14T13:12:00Z">
        <w:r w:rsidR="006B5AD6">
          <w:rPr>
            <w:rFonts w:ascii="Times New Roman" w:hAnsi="Times New Roman" w:cs="Times New Roman"/>
            <w:bCs/>
            <w:sz w:val="24"/>
            <w:szCs w:val="24"/>
          </w:rPr>
          <w:t>D</w:t>
        </w:r>
      </w:ins>
      <w:del w:id="445" w:author="HP" w:date="2015-12-14T13:12:00Z">
        <w:r w:rsidRPr="00860E91" w:rsidDel="006B5AD6">
          <w:rPr>
            <w:rFonts w:ascii="Times New Roman" w:hAnsi="Times New Roman" w:cs="Times New Roman"/>
            <w:bCs/>
            <w:sz w:val="24"/>
            <w:szCs w:val="24"/>
          </w:rPr>
          <w:delText>d</w:delText>
        </w:r>
      </w:del>
      <w:r w:rsidRPr="00860E91">
        <w:rPr>
          <w:rFonts w:ascii="Times New Roman" w:hAnsi="Times New Roman" w:cs="Times New Roman"/>
          <w:bCs/>
          <w:sz w:val="24"/>
          <w:szCs w:val="24"/>
        </w:rPr>
        <w:t xml:space="preserve">elay and </w:t>
      </w:r>
      <w:ins w:id="446" w:author="HP" w:date="2015-12-14T13:13:00Z">
        <w:r w:rsidR="006B5AD6">
          <w:rPr>
            <w:rFonts w:ascii="Times New Roman" w:hAnsi="Times New Roman" w:cs="Times New Roman"/>
            <w:bCs/>
            <w:sz w:val="24"/>
            <w:szCs w:val="24"/>
          </w:rPr>
          <w:t>P</w:t>
        </w:r>
      </w:ins>
      <w:del w:id="447" w:author="HP" w:date="2015-12-14T13:13:00Z">
        <w:r w:rsidRPr="00860E91" w:rsidDel="006B5AD6">
          <w:rPr>
            <w:rFonts w:ascii="Times New Roman" w:hAnsi="Times New Roman" w:cs="Times New Roman"/>
            <w:bCs/>
            <w:sz w:val="24"/>
            <w:szCs w:val="24"/>
          </w:rPr>
          <w:delText>p</w:delText>
        </w:r>
      </w:del>
      <w:r w:rsidRPr="00860E91">
        <w:rPr>
          <w:rFonts w:ascii="Times New Roman" w:hAnsi="Times New Roman" w:cs="Times New Roman"/>
          <w:bCs/>
          <w:sz w:val="24"/>
          <w:szCs w:val="24"/>
        </w:rPr>
        <w:t xml:space="preserve">ower </w:t>
      </w:r>
      <w:ins w:id="448" w:author="HP" w:date="2015-12-14T13:13:00Z">
        <w:r w:rsidR="006B5AD6">
          <w:rPr>
            <w:rFonts w:ascii="Times New Roman" w:hAnsi="Times New Roman" w:cs="Times New Roman"/>
            <w:bCs/>
            <w:sz w:val="24"/>
            <w:szCs w:val="24"/>
          </w:rPr>
          <w:t>R</w:t>
        </w:r>
      </w:ins>
      <w:del w:id="449" w:author="HP" w:date="2015-12-14T13:13:00Z">
        <w:r w:rsidRPr="00860E91" w:rsidDel="006B5AD6">
          <w:rPr>
            <w:rFonts w:ascii="Times New Roman" w:hAnsi="Times New Roman" w:cs="Times New Roman"/>
            <w:bCs/>
            <w:sz w:val="24"/>
            <w:szCs w:val="24"/>
          </w:rPr>
          <w:delText>r</w:delText>
        </w:r>
      </w:del>
      <w:r w:rsidRPr="00860E91">
        <w:rPr>
          <w:rFonts w:ascii="Times New Roman" w:hAnsi="Times New Roman" w:cs="Times New Roman"/>
          <w:bCs/>
          <w:sz w:val="24"/>
          <w:szCs w:val="24"/>
        </w:rPr>
        <w:t xml:space="preserve">esults </w:t>
      </w:r>
      <w:bookmarkEnd w:id="438"/>
      <w:del w:id="450" w:author="HP" w:date="2015-12-14T13:24:00Z">
        <w:r w:rsidR="00FD361E" w:rsidRPr="00860E91" w:rsidDel="00427E02">
          <w:rPr>
            <w:rFonts w:ascii="Times New Roman" w:hAnsi="Times New Roman" w:cs="Times New Roman"/>
            <w:bCs/>
            <w:sz w:val="24"/>
            <w:szCs w:val="24"/>
          </w:rPr>
          <w:delText xml:space="preserve"> </w:delText>
        </w:r>
      </w:del>
      <w:r w:rsidR="00FD361E" w:rsidRPr="00860E91">
        <w:rPr>
          <w:rFonts w:ascii="Times New Roman" w:hAnsi="Times New Roman" w:cs="Times New Roman"/>
          <w:bCs/>
          <w:sz w:val="24"/>
          <w:szCs w:val="24"/>
        </w:rPr>
        <w:t xml:space="preserve">from the </w:t>
      </w:r>
      <w:ins w:id="451" w:author="HP" w:date="2015-12-14T13:13:00Z">
        <w:r w:rsidR="006B5AD6">
          <w:rPr>
            <w:rFonts w:ascii="Times New Roman" w:hAnsi="Times New Roman" w:cs="Times New Roman"/>
            <w:bCs/>
            <w:sz w:val="24"/>
            <w:szCs w:val="24"/>
          </w:rPr>
          <w:t>P</w:t>
        </w:r>
      </w:ins>
      <w:del w:id="452" w:author="HP" w:date="2015-12-14T13:13:00Z">
        <w:r w:rsidR="00FD361E" w:rsidRPr="00860E91" w:rsidDel="006B5AD6">
          <w:rPr>
            <w:rFonts w:ascii="Times New Roman" w:hAnsi="Times New Roman" w:cs="Times New Roman"/>
            <w:bCs/>
            <w:sz w:val="24"/>
            <w:szCs w:val="24"/>
          </w:rPr>
          <w:delText>p</w:delText>
        </w:r>
      </w:del>
      <w:r w:rsidR="00FD361E" w:rsidRPr="00860E91">
        <w:rPr>
          <w:rFonts w:ascii="Times New Roman" w:hAnsi="Times New Roman" w:cs="Times New Roman"/>
          <w:bCs/>
          <w:sz w:val="24"/>
          <w:szCs w:val="24"/>
        </w:rPr>
        <w:t>aper</w:t>
      </w:r>
      <w:r w:rsidR="008923FA">
        <w:rPr>
          <w:rFonts w:ascii="Times New Roman" w:hAnsi="Times New Roman" w:cs="Times New Roman"/>
          <w:bCs/>
          <w:sz w:val="24"/>
          <w:szCs w:val="24"/>
        </w:rPr>
        <w:t>s</w:t>
      </w:r>
      <w:r w:rsidR="00FD361E" w:rsidRPr="00860E91">
        <w:rPr>
          <w:rFonts w:ascii="Times New Roman" w:hAnsi="Times New Roman" w:cs="Times New Roman"/>
          <w:bCs/>
          <w:sz w:val="24"/>
          <w:szCs w:val="24"/>
        </w:rPr>
        <w:t xml:space="preserve"> [6,</w:t>
      </w:r>
      <w:r w:rsidR="00FD361E">
        <w:rPr>
          <w:rFonts w:ascii="Times New Roman" w:hAnsi="Times New Roman" w:cs="Times New Roman"/>
          <w:bCs/>
          <w:sz w:val="24"/>
          <w:szCs w:val="24"/>
        </w:rPr>
        <w:t xml:space="preserve"> </w:t>
      </w:r>
      <w:r w:rsidR="00FD361E" w:rsidRPr="00860E91">
        <w:rPr>
          <w:rFonts w:ascii="Times New Roman" w:hAnsi="Times New Roman" w:cs="Times New Roman"/>
          <w:bCs/>
          <w:sz w:val="24"/>
          <w:szCs w:val="24"/>
        </w:rPr>
        <w:t>10]</w:t>
      </w:r>
      <w:bookmarkEnd w:id="439"/>
      <w:bookmarkEnd w:id="440"/>
      <w:bookmarkEnd w:id="441"/>
      <w:bookmarkEnd w:id="442"/>
      <w:bookmarkEnd w:id="443"/>
    </w:p>
    <w:tbl>
      <w:tblPr>
        <w:tblStyle w:val="TableGrid"/>
        <w:tblW w:w="7565" w:type="dxa"/>
        <w:jc w:val="center"/>
        <w:tblLayout w:type="fixed"/>
        <w:tblLook w:val="04A0" w:firstRow="1" w:lastRow="0" w:firstColumn="1" w:lastColumn="0" w:noHBand="0" w:noVBand="1"/>
      </w:tblPr>
      <w:tblGrid>
        <w:gridCol w:w="1265"/>
        <w:gridCol w:w="720"/>
        <w:gridCol w:w="720"/>
        <w:gridCol w:w="810"/>
        <w:gridCol w:w="720"/>
        <w:gridCol w:w="900"/>
        <w:gridCol w:w="810"/>
        <w:gridCol w:w="810"/>
        <w:gridCol w:w="810"/>
      </w:tblGrid>
      <w:tr w:rsidR="001033A5" w:rsidRPr="00002412" w14:paraId="56F8F939" w14:textId="04EF6342" w:rsidTr="00F24E24">
        <w:trPr>
          <w:trHeight w:val="911"/>
          <w:jc w:val="center"/>
        </w:trPr>
        <w:tc>
          <w:tcPr>
            <w:tcW w:w="1265" w:type="dxa"/>
          </w:tcPr>
          <w:p w14:paraId="689C6E9E" w14:textId="36564CB1"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Adder</w:t>
            </w:r>
          </w:p>
        </w:tc>
        <w:tc>
          <w:tcPr>
            <w:tcW w:w="2970" w:type="dxa"/>
            <w:gridSpan w:val="4"/>
          </w:tcPr>
          <w:p w14:paraId="40A7E736" w14:textId="77777777"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My results</w:t>
            </w:r>
          </w:p>
          <w:p w14:paraId="6A80BF1E" w14:textId="235034EE" w:rsidR="001033A5" w:rsidRPr="00002412" w:rsidRDefault="001033A5" w:rsidP="001033A5">
            <w:pPr>
              <w:spacing w:after="120" w:line="480" w:lineRule="auto"/>
              <w:jc w:val="center"/>
              <w:rPr>
                <w:rFonts w:ascii="Times New Roman" w:hAnsi="Times New Roman" w:cs="Times New Roman"/>
                <w:sz w:val="18"/>
                <w:szCs w:val="18"/>
              </w:rPr>
            </w:pPr>
          </w:p>
        </w:tc>
        <w:tc>
          <w:tcPr>
            <w:tcW w:w="2520" w:type="dxa"/>
            <w:gridSpan w:val="3"/>
          </w:tcPr>
          <w:p w14:paraId="37123E85" w14:textId="24DAC1F9"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Results from</w:t>
            </w:r>
            <w:r w:rsidRPr="00002412">
              <w:rPr>
                <w:rFonts w:ascii="Times New Roman" w:hAnsi="Times New Roman" w:cs="Times New Roman"/>
                <w:sz w:val="18"/>
                <w:szCs w:val="18"/>
              </w:rPr>
              <w:t xml:space="preserve"> paper [6]</w:t>
            </w:r>
          </w:p>
          <w:p w14:paraId="45C5F947" w14:textId="1350FBDB" w:rsidR="001033A5" w:rsidRPr="00002412" w:rsidRDefault="001033A5" w:rsidP="001033A5">
            <w:pPr>
              <w:spacing w:after="120" w:line="480" w:lineRule="auto"/>
              <w:jc w:val="center"/>
              <w:rPr>
                <w:rFonts w:ascii="Times New Roman" w:hAnsi="Times New Roman" w:cs="Times New Roman"/>
                <w:sz w:val="18"/>
                <w:szCs w:val="18"/>
              </w:rPr>
            </w:pPr>
          </w:p>
        </w:tc>
        <w:tc>
          <w:tcPr>
            <w:tcW w:w="810" w:type="dxa"/>
          </w:tcPr>
          <w:p w14:paraId="6EBF84DC" w14:textId="61CD3882"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Results from paper [10]</w:t>
            </w:r>
          </w:p>
        </w:tc>
      </w:tr>
      <w:tr w:rsidR="001033A5" w:rsidRPr="00002412" w14:paraId="158B4013" w14:textId="4458DA5E" w:rsidTr="006121ED">
        <w:trPr>
          <w:trHeight w:val="911"/>
          <w:jc w:val="center"/>
        </w:trPr>
        <w:tc>
          <w:tcPr>
            <w:tcW w:w="1265" w:type="dxa"/>
          </w:tcPr>
          <w:p w14:paraId="2FEE1277" w14:textId="651EBB81"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Parameter</w:t>
            </w:r>
          </w:p>
        </w:tc>
        <w:tc>
          <w:tcPr>
            <w:tcW w:w="720" w:type="dxa"/>
          </w:tcPr>
          <w:p w14:paraId="5B472A62" w14:textId="01907E19"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Area (um</w:t>
            </w:r>
            <w:r w:rsidRPr="00002412">
              <w:rPr>
                <w:rFonts w:ascii="Times New Roman" w:hAnsi="Times New Roman" w:cs="Times New Roman"/>
                <w:sz w:val="18"/>
                <w:szCs w:val="18"/>
                <w:vertAlign w:val="superscript"/>
              </w:rPr>
              <w:t>2</w:t>
            </w:r>
            <w:r w:rsidRPr="00002412">
              <w:rPr>
                <w:rFonts w:ascii="Times New Roman" w:hAnsi="Times New Roman" w:cs="Times New Roman"/>
                <w:sz w:val="18"/>
                <w:szCs w:val="18"/>
              </w:rPr>
              <w:t>)</w:t>
            </w:r>
          </w:p>
        </w:tc>
        <w:tc>
          <w:tcPr>
            <w:tcW w:w="720" w:type="dxa"/>
          </w:tcPr>
          <w:p w14:paraId="5431D28F" w14:textId="28A2A064"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Combinational area (um</w:t>
            </w:r>
            <w:r w:rsidRPr="00002412">
              <w:rPr>
                <w:rFonts w:ascii="Times New Roman" w:hAnsi="Times New Roman" w:cs="Times New Roman"/>
                <w:sz w:val="18"/>
                <w:szCs w:val="18"/>
                <w:vertAlign w:val="superscript"/>
              </w:rPr>
              <w:t>2</w:t>
            </w:r>
            <w:r w:rsidRPr="00002412">
              <w:rPr>
                <w:rFonts w:ascii="Times New Roman" w:hAnsi="Times New Roman" w:cs="Times New Roman"/>
                <w:sz w:val="18"/>
                <w:szCs w:val="18"/>
              </w:rPr>
              <w:t>)</w:t>
            </w:r>
          </w:p>
        </w:tc>
        <w:tc>
          <w:tcPr>
            <w:tcW w:w="810" w:type="dxa"/>
          </w:tcPr>
          <w:p w14:paraId="16679371" w14:textId="494FF13A"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Delay (ns)</w:t>
            </w:r>
          </w:p>
        </w:tc>
        <w:tc>
          <w:tcPr>
            <w:tcW w:w="720" w:type="dxa"/>
          </w:tcPr>
          <w:p w14:paraId="1E900136" w14:textId="77777777"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Power(</w:t>
            </w:r>
            <w:proofErr w:type="spellStart"/>
            <w:r w:rsidRPr="00002412">
              <w:rPr>
                <w:rFonts w:ascii="Times New Roman" w:hAnsi="Times New Roman" w:cs="Times New Roman"/>
                <w:sz w:val="18"/>
                <w:szCs w:val="18"/>
              </w:rPr>
              <w:t>uw</w:t>
            </w:r>
            <w:proofErr w:type="spellEnd"/>
            <w:r w:rsidRPr="00002412">
              <w:rPr>
                <w:rFonts w:ascii="Times New Roman" w:hAnsi="Times New Roman" w:cs="Times New Roman"/>
                <w:sz w:val="18"/>
                <w:szCs w:val="18"/>
              </w:rPr>
              <w:t>)</w:t>
            </w:r>
          </w:p>
        </w:tc>
        <w:tc>
          <w:tcPr>
            <w:tcW w:w="900" w:type="dxa"/>
          </w:tcPr>
          <w:p w14:paraId="597D7F5A" w14:textId="535552E6"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Area (um</w:t>
            </w:r>
            <w:r w:rsidRPr="00002412">
              <w:rPr>
                <w:rFonts w:ascii="Times New Roman" w:hAnsi="Times New Roman" w:cs="Times New Roman"/>
                <w:sz w:val="18"/>
                <w:szCs w:val="18"/>
                <w:vertAlign w:val="superscript"/>
              </w:rPr>
              <w:t>2</w:t>
            </w:r>
            <w:r w:rsidRPr="00002412">
              <w:rPr>
                <w:rFonts w:ascii="Times New Roman" w:hAnsi="Times New Roman" w:cs="Times New Roman"/>
                <w:sz w:val="18"/>
                <w:szCs w:val="18"/>
              </w:rPr>
              <w:t xml:space="preserve">) </w:t>
            </w:r>
          </w:p>
        </w:tc>
        <w:tc>
          <w:tcPr>
            <w:tcW w:w="810" w:type="dxa"/>
          </w:tcPr>
          <w:p w14:paraId="70447A8B" w14:textId="77777777" w:rsidR="001033A5"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Delay (ns)</w:t>
            </w:r>
          </w:p>
          <w:p w14:paraId="120AC02E" w14:textId="15570563" w:rsidR="001033A5" w:rsidRPr="00002412" w:rsidRDefault="001033A5" w:rsidP="001033A5">
            <w:pPr>
              <w:spacing w:after="120" w:line="480" w:lineRule="auto"/>
              <w:jc w:val="center"/>
              <w:rPr>
                <w:rFonts w:ascii="Times New Roman" w:hAnsi="Times New Roman" w:cs="Times New Roman"/>
                <w:sz w:val="18"/>
                <w:szCs w:val="18"/>
              </w:rPr>
            </w:pPr>
          </w:p>
        </w:tc>
        <w:tc>
          <w:tcPr>
            <w:tcW w:w="810" w:type="dxa"/>
          </w:tcPr>
          <w:p w14:paraId="7C3A893A" w14:textId="6648118F"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Power (</w:t>
            </w:r>
            <w:proofErr w:type="spellStart"/>
            <w:r w:rsidRPr="00002412">
              <w:rPr>
                <w:rFonts w:ascii="Times New Roman" w:hAnsi="Times New Roman" w:cs="Times New Roman"/>
                <w:sz w:val="18"/>
                <w:szCs w:val="18"/>
              </w:rPr>
              <w:t>uw</w:t>
            </w:r>
            <w:proofErr w:type="spellEnd"/>
            <w:r w:rsidRPr="00002412">
              <w:rPr>
                <w:rFonts w:ascii="Times New Roman" w:hAnsi="Times New Roman" w:cs="Times New Roman"/>
                <w:sz w:val="18"/>
                <w:szCs w:val="18"/>
              </w:rPr>
              <w:t xml:space="preserve">) </w:t>
            </w:r>
          </w:p>
        </w:tc>
        <w:tc>
          <w:tcPr>
            <w:tcW w:w="810" w:type="dxa"/>
          </w:tcPr>
          <w:p w14:paraId="7DC9E56D" w14:textId="77777777"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Area (um</w:t>
            </w:r>
            <w:r w:rsidRPr="00002412">
              <w:rPr>
                <w:rFonts w:ascii="Times New Roman" w:hAnsi="Times New Roman" w:cs="Times New Roman"/>
                <w:sz w:val="18"/>
                <w:szCs w:val="18"/>
                <w:vertAlign w:val="superscript"/>
              </w:rPr>
              <w:t>2</w:t>
            </w:r>
            <w:r w:rsidRPr="00002412">
              <w:rPr>
                <w:rFonts w:ascii="Times New Roman" w:hAnsi="Times New Roman" w:cs="Times New Roman"/>
                <w:sz w:val="18"/>
                <w:szCs w:val="18"/>
              </w:rPr>
              <w:t>)</w:t>
            </w:r>
          </w:p>
          <w:p w14:paraId="1FBE1819" w14:textId="63D0438C"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 xml:space="preserve">paper </w:t>
            </w:r>
          </w:p>
        </w:tc>
      </w:tr>
      <w:tr w:rsidR="001033A5" w:rsidRPr="00002412" w14:paraId="2565A404" w14:textId="5AAF49A7" w:rsidTr="006121ED">
        <w:trPr>
          <w:trHeight w:val="1372"/>
          <w:jc w:val="center"/>
        </w:trPr>
        <w:tc>
          <w:tcPr>
            <w:tcW w:w="1265" w:type="dxa"/>
          </w:tcPr>
          <w:p w14:paraId="1A25C902" w14:textId="41C71BC8"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 xml:space="preserve">16bit SQRT CSLA </w:t>
            </w:r>
          </w:p>
        </w:tc>
        <w:tc>
          <w:tcPr>
            <w:tcW w:w="720" w:type="dxa"/>
          </w:tcPr>
          <w:p w14:paraId="369D1CBB" w14:textId="6D8C35B1"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436.42</w:t>
            </w:r>
          </w:p>
        </w:tc>
        <w:tc>
          <w:tcPr>
            <w:tcW w:w="720" w:type="dxa"/>
          </w:tcPr>
          <w:p w14:paraId="446404F4" w14:textId="1FFF63F3"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eastAsia="Times New Roman" w:hAnsi="Times New Roman" w:cs="Times New Roman"/>
                <w:sz w:val="18"/>
                <w:szCs w:val="18"/>
              </w:rPr>
              <w:t>386.29</w:t>
            </w:r>
          </w:p>
        </w:tc>
        <w:tc>
          <w:tcPr>
            <w:tcW w:w="810" w:type="dxa"/>
          </w:tcPr>
          <w:p w14:paraId="4C1EE85F" w14:textId="3B4C3860"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1.30</w:t>
            </w:r>
          </w:p>
        </w:tc>
        <w:tc>
          <w:tcPr>
            <w:tcW w:w="720" w:type="dxa"/>
          </w:tcPr>
          <w:p w14:paraId="58C55549" w14:textId="3EDEFBE2"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19.99</w:t>
            </w:r>
          </w:p>
        </w:tc>
        <w:tc>
          <w:tcPr>
            <w:tcW w:w="900" w:type="dxa"/>
          </w:tcPr>
          <w:p w14:paraId="0AD8CAE1" w14:textId="69621350"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2272</w:t>
            </w:r>
          </w:p>
        </w:tc>
        <w:tc>
          <w:tcPr>
            <w:tcW w:w="810" w:type="dxa"/>
          </w:tcPr>
          <w:p w14:paraId="3329C42A" w14:textId="7FA821A0"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2.77</w:t>
            </w:r>
          </w:p>
        </w:tc>
        <w:tc>
          <w:tcPr>
            <w:tcW w:w="810" w:type="dxa"/>
          </w:tcPr>
          <w:p w14:paraId="21AF94BC" w14:textId="4F1D7C94"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527.5</w:t>
            </w:r>
          </w:p>
        </w:tc>
        <w:tc>
          <w:tcPr>
            <w:tcW w:w="810" w:type="dxa"/>
          </w:tcPr>
          <w:p w14:paraId="5C0A37FC" w14:textId="77777777" w:rsidR="001033A5" w:rsidRPr="00002412" w:rsidRDefault="001033A5" w:rsidP="001033A5">
            <w:pPr>
              <w:spacing w:after="120" w:line="480" w:lineRule="auto"/>
              <w:jc w:val="center"/>
              <w:rPr>
                <w:rFonts w:ascii="Times New Roman" w:eastAsia="Times New Roman" w:hAnsi="Times New Roman" w:cs="Times New Roman"/>
                <w:sz w:val="18"/>
                <w:szCs w:val="18"/>
              </w:rPr>
            </w:pPr>
            <w:r w:rsidRPr="00002412">
              <w:rPr>
                <w:rFonts w:ascii="Times New Roman" w:eastAsia="Times New Roman" w:hAnsi="Times New Roman" w:cs="Times New Roman"/>
                <w:sz w:val="18"/>
                <w:szCs w:val="18"/>
              </w:rPr>
              <w:t>434</w:t>
            </w:r>
          </w:p>
          <w:p w14:paraId="11A96BF4" w14:textId="77777777" w:rsidR="001033A5" w:rsidRPr="00002412" w:rsidRDefault="001033A5" w:rsidP="001033A5">
            <w:pPr>
              <w:spacing w:after="120" w:line="480" w:lineRule="auto"/>
              <w:jc w:val="center"/>
              <w:rPr>
                <w:rFonts w:ascii="Times New Roman" w:hAnsi="Times New Roman" w:cs="Times New Roman"/>
                <w:sz w:val="18"/>
                <w:szCs w:val="18"/>
              </w:rPr>
            </w:pPr>
          </w:p>
        </w:tc>
      </w:tr>
      <w:tr w:rsidR="001033A5" w:rsidRPr="00002412" w14:paraId="26D5F518" w14:textId="2B9F32C7" w:rsidTr="006121ED">
        <w:trPr>
          <w:trHeight w:val="1372"/>
          <w:jc w:val="center"/>
        </w:trPr>
        <w:tc>
          <w:tcPr>
            <w:tcW w:w="1265" w:type="dxa"/>
          </w:tcPr>
          <w:p w14:paraId="475206C4" w14:textId="2FAD9995"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 xml:space="preserve">16bit MSQRT CSLA </w:t>
            </w:r>
          </w:p>
        </w:tc>
        <w:tc>
          <w:tcPr>
            <w:tcW w:w="720" w:type="dxa"/>
          </w:tcPr>
          <w:p w14:paraId="30DA7AD3" w14:textId="20F43460"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354.20</w:t>
            </w:r>
          </w:p>
        </w:tc>
        <w:tc>
          <w:tcPr>
            <w:tcW w:w="720" w:type="dxa"/>
          </w:tcPr>
          <w:p w14:paraId="48A6C087" w14:textId="036A4C57"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eastAsia="Times New Roman" w:hAnsi="Times New Roman" w:cs="Times New Roman"/>
                <w:sz w:val="18"/>
                <w:szCs w:val="18"/>
              </w:rPr>
              <w:t>313.35</w:t>
            </w:r>
          </w:p>
        </w:tc>
        <w:tc>
          <w:tcPr>
            <w:tcW w:w="810" w:type="dxa"/>
          </w:tcPr>
          <w:p w14:paraId="4034C6A5" w14:textId="6704D693"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1.44</w:t>
            </w:r>
          </w:p>
        </w:tc>
        <w:tc>
          <w:tcPr>
            <w:tcW w:w="720" w:type="dxa"/>
          </w:tcPr>
          <w:p w14:paraId="43B58C58" w14:textId="0C06218C"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20.12</w:t>
            </w:r>
          </w:p>
        </w:tc>
        <w:tc>
          <w:tcPr>
            <w:tcW w:w="900" w:type="dxa"/>
          </w:tcPr>
          <w:p w14:paraId="28BECB0A" w14:textId="2A3F3B54"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1929</w:t>
            </w:r>
          </w:p>
        </w:tc>
        <w:tc>
          <w:tcPr>
            <w:tcW w:w="810" w:type="dxa"/>
          </w:tcPr>
          <w:p w14:paraId="032D8659" w14:textId="4606AE89"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3.04</w:t>
            </w:r>
          </w:p>
        </w:tc>
        <w:tc>
          <w:tcPr>
            <w:tcW w:w="810" w:type="dxa"/>
          </w:tcPr>
          <w:p w14:paraId="0B1F9EE1" w14:textId="4754438E"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471.8</w:t>
            </w:r>
          </w:p>
        </w:tc>
        <w:tc>
          <w:tcPr>
            <w:tcW w:w="810" w:type="dxa"/>
          </w:tcPr>
          <w:p w14:paraId="156BCC8B" w14:textId="02059480"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eastAsia="Times New Roman" w:hAnsi="Times New Roman" w:cs="Times New Roman"/>
                <w:sz w:val="18"/>
                <w:szCs w:val="18"/>
              </w:rPr>
              <w:t>337</w:t>
            </w:r>
          </w:p>
        </w:tc>
      </w:tr>
      <w:tr w:rsidR="001033A5" w:rsidRPr="00002412" w14:paraId="31CF192C" w14:textId="6392B893" w:rsidTr="006121ED">
        <w:trPr>
          <w:trHeight w:val="1952"/>
          <w:jc w:val="center"/>
        </w:trPr>
        <w:tc>
          <w:tcPr>
            <w:tcW w:w="1265" w:type="dxa"/>
          </w:tcPr>
          <w:p w14:paraId="79286D7C" w14:textId="0FD66622"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 increase or decrease</w:t>
            </w:r>
          </w:p>
        </w:tc>
        <w:tc>
          <w:tcPr>
            <w:tcW w:w="720" w:type="dxa"/>
          </w:tcPr>
          <w:p w14:paraId="1EFD3119" w14:textId="4528DD0A"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18.8</w:t>
            </w:r>
            <w:r w:rsidRPr="00002412">
              <w:rPr>
                <w:rFonts w:ascii="Times New Roman" w:hAnsi="Times New Roman" w:cs="Times New Roman"/>
                <w:sz w:val="18"/>
                <w:szCs w:val="18"/>
              </w:rPr>
              <w:t>%</w:t>
            </w:r>
          </w:p>
        </w:tc>
        <w:tc>
          <w:tcPr>
            <w:tcW w:w="720" w:type="dxa"/>
          </w:tcPr>
          <w:p w14:paraId="72515A14" w14:textId="3A4ACE69" w:rsidR="001033A5" w:rsidRPr="00002412" w:rsidRDefault="001033A5" w:rsidP="001033A5">
            <w:pPr>
              <w:spacing w:after="120" w:line="480" w:lineRule="auto"/>
              <w:jc w:val="center"/>
              <w:rPr>
                <w:rFonts w:ascii="Times New Roman" w:hAnsi="Times New Roman" w:cs="Times New Roman"/>
                <w:sz w:val="18"/>
                <w:szCs w:val="18"/>
              </w:rPr>
            </w:pPr>
            <w:r>
              <w:rPr>
                <w:rFonts w:ascii="Times New Roman" w:hAnsi="Times New Roman" w:cs="Times New Roman"/>
                <w:sz w:val="18"/>
                <w:szCs w:val="18"/>
              </w:rPr>
              <w:t>18.8</w:t>
            </w:r>
            <w:r w:rsidRPr="00002412">
              <w:rPr>
                <w:rFonts w:ascii="Times New Roman" w:hAnsi="Times New Roman" w:cs="Times New Roman"/>
                <w:sz w:val="18"/>
                <w:szCs w:val="18"/>
              </w:rPr>
              <w:t>%</w:t>
            </w:r>
          </w:p>
        </w:tc>
        <w:tc>
          <w:tcPr>
            <w:tcW w:w="810" w:type="dxa"/>
          </w:tcPr>
          <w:p w14:paraId="35F9B4D7" w14:textId="2FE45A32"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w:t>
            </w:r>
            <w:r>
              <w:rPr>
                <w:rFonts w:ascii="Times New Roman" w:hAnsi="Times New Roman" w:cs="Times New Roman"/>
                <w:sz w:val="18"/>
                <w:szCs w:val="18"/>
              </w:rPr>
              <w:t>10%</w:t>
            </w:r>
          </w:p>
        </w:tc>
        <w:tc>
          <w:tcPr>
            <w:tcW w:w="720" w:type="dxa"/>
          </w:tcPr>
          <w:p w14:paraId="479B7472" w14:textId="341CC6CD"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w:t>
            </w:r>
            <w:r>
              <w:rPr>
                <w:rFonts w:ascii="Times New Roman" w:hAnsi="Times New Roman" w:cs="Times New Roman"/>
                <w:sz w:val="18"/>
                <w:szCs w:val="18"/>
              </w:rPr>
              <w:t>0.6</w:t>
            </w:r>
            <w:r w:rsidRPr="00002412">
              <w:rPr>
                <w:rFonts w:ascii="Times New Roman" w:hAnsi="Times New Roman" w:cs="Times New Roman"/>
                <w:sz w:val="18"/>
                <w:szCs w:val="18"/>
              </w:rPr>
              <w:t>%</w:t>
            </w:r>
          </w:p>
        </w:tc>
        <w:tc>
          <w:tcPr>
            <w:tcW w:w="900" w:type="dxa"/>
          </w:tcPr>
          <w:p w14:paraId="5BB3F41B" w14:textId="50C5D6F0"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15%</w:t>
            </w:r>
          </w:p>
        </w:tc>
        <w:tc>
          <w:tcPr>
            <w:tcW w:w="810" w:type="dxa"/>
          </w:tcPr>
          <w:p w14:paraId="65F98DFE" w14:textId="7548CE4D"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-9.8%</w:t>
            </w:r>
          </w:p>
        </w:tc>
        <w:tc>
          <w:tcPr>
            <w:tcW w:w="810" w:type="dxa"/>
          </w:tcPr>
          <w:p w14:paraId="53F6C088" w14:textId="70C3274B"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10%</w:t>
            </w:r>
          </w:p>
          <w:p w14:paraId="09C7496F" w14:textId="3D58CB11" w:rsidR="001033A5" w:rsidRPr="00002412" w:rsidRDefault="001033A5" w:rsidP="001033A5">
            <w:pPr>
              <w:spacing w:after="120" w:line="480" w:lineRule="auto"/>
              <w:rPr>
                <w:rFonts w:ascii="Times New Roman" w:hAnsi="Times New Roman" w:cs="Times New Roman"/>
                <w:sz w:val="18"/>
                <w:szCs w:val="18"/>
              </w:rPr>
            </w:pPr>
          </w:p>
          <w:p w14:paraId="1273174E" w14:textId="6451D3CA" w:rsidR="001033A5" w:rsidRPr="00002412" w:rsidRDefault="001033A5" w:rsidP="001033A5">
            <w:pPr>
              <w:spacing w:after="120" w:line="480" w:lineRule="auto"/>
              <w:rPr>
                <w:rFonts w:ascii="Times New Roman" w:hAnsi="Times New Roman" w:cs="Times New Roman"/>
                <w:sz w:val="18"/>
                <w:szCs w:val="18"/>
              </w:rPr>
            </w:pPr>
          </w:p>
          <w:p w14:paraId="3236DF06" w14:textId="7E16BF92" w:rsidR="001033A5" w:rsidRPr="00002412" w:rsidRDefault="001033A5" w:rsidP="001033A5">
            <w:pPr>
              <w:spacing w:after="120" w:line="480" w:lineRule="auto"/>
              <w:rPr>
                <w:rFonts w:ascii="Times New Roman" w:hAnsi="Times New Roman" w:cs="Times New Roman"/>
                <w:sz w:val="18"/>
                <w:szCs w:val="18"/>
              </w:rPr>
            </w:pPr>
          </w:p>
          <w:p w14:paraId="49C02E70" w14:textId="77777777" w:rsidR="001033A5" w:rsidRPr="00002412" w:rsidRDefault="001033A5" w:rsidP="001033A5">
            <w:pPr>
              <w:spacing w:after="120" w:line="480" w:lineRule="auto"/>
              <w:rPr>
                <w:rFonts w:ascii="Times New Roman" w:hAnsi="Times New Roman" w:cs="Times New Roman"/>
                <w:sz w:val="18"/>
                <w:szCs w:val="18"/>
              </w:rPr>
            </w:pPr>
          </w:p>
        </w:tc>
        <w:tc>
          <w:tcPr>
            <w:tcW w:w="810" w:type="dxa"/>
          </w:tcPr>
          <w:p w14:paraId="0EBFD591" w14:textId="6F14F67F" w:rsidR="001033A5" w:rsidRPr="00002412" w:rsidRDefault="001033A5" w:rsidP="001033A5">
            <w:pPr>
              <w:spacing w:after="120" w:line="480" w:lineRule="auto"/>
              <w:jc w:val="center"/>
              <w:rPr>
                <w:rFonts w:ascii="Times New Roman" w:hAnsi="Times New Roman" w:cs="Times New Roman"/>
                <w:sz w:val="18"/>
                <w:szCs w:val="18"/>
              </w:rPr>
            </w:pPr>
            <w:r w:rsidRPr="00002412">
              <w:rPr>
                <w:rFonts w:ascii="Times New Roman" w:hAnsi="Times New Roman" w:cs="Times New Roman"/>
                <w:sz w:val="18"/>
                <w:szCs w:val="18"/>
              </w:rPr>
              <w:t>22.5%</w:t>
            </w:r>
          </w:p>
        </w:tc>
      </w:tr>
    </w:tbl>
    <w:p w14:paraId="0D807DF2" w14:textId="77777777" w:rsidR="00AD02C7" w:rsidRPr="00860E91" w:rsidRDefault="00AD02C7" w:rsidP="005857B4">
      <w:pPr>
        <w:widowControl w:val="0"/>
        <w:autoSpaceDE w:val="0"/>
        <w:autoSpaceDN w:val="0"/>
        <w:adjustRightInd w:val="0"/>
        <w:spacing w:after="120" w:line="480" w:lineRule="auto"/>
        <w:jc w:val="center"/>
        <w:rPr>
          <w:rFonts w:ascii="Times New Roman" w:hAnsi="Times New Roman" w:cs="Times New Roman"/>
          <w:bCs/>
          <w:sz w:val="24"/>
          <w:szCs w:val="24"/>
        </w:rPr>
      </w:pPr>
    </w:p>
    <w:p w14:paraId="51EF1105" w14:textId="47C1700C" w:rsidR="003642F4" w:rsidRDefault="00AD02C7" w:rsidP="005857B4">
      <w:pPr>
        <w:widowControl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Table above</w:t>
      </w:r>
      <w:r w:rsidR="00C62A70">
        <w:rPr>
          <w:rFonts w:ascii="Times New Roman" w:hAnsi="Times New Roman" w:cs="Times New Roman"/>
          <w:bCs/>
          <w:sz w:val="24"/>
          <w:szCs w:val="24"/>
        </w:rPr>
        <w:t xml:space="preserve"> table</w:t>
      </w:r>
      <w:r w:rsidRPr="00860E91">
        <w:rPr>
          <w:rFonts w:ascii="Times New Roman" w:hAnsi="Times New Roman" w:cs="Times New Roman"/>
          <w:bCs/>
          <w:sz w:val="24"/>
          <w:szCs w:val="24"/>
        </w:rPr>
        <w:t xml:space="preserve"> shows my simulation results which are synthesized in </w:t>
      </w:r>
      <w:proofErr w:type="spellStart"/>
      <w:r w:rsidRPr="00860E91">
        <w:rPr>
          <w:rFonts w:ascii="Times New Roman" w:hAnsi="Times New Roman" w:cs="Times New Roman"/>
          <w:bCs/>
          <w:sz w:val="24"/>
          <w:szCs w:val="24"/>
        </w:rPr>
        <w:t>synopsys</w:t>
      </w:r>
      <w:proofErr w:type="spellEnd"/>
      <w:r w:rsidRPr="00860E91">
        <w:rPr>
          <w:rFonts w:ascii="Times New Roman" w:hAnsi="Times New Roman" w:cs="Times New Roman"/>
          <w:bCs/>
          <w:sz w:val="24"/>
          <w:szCs w:val="24"/>
        </w:rPr>
        <w:t xml:space="preserve"> software tool using</w:t>
      </w:r>
      <w:r w:rsidR="00384CC6">
        <w:rPr>
          <w:rFonts w:ascii="Times New Roman" w:hAnsi="Times New Roman" w:cs="Times New Roman"/>
          <w:bCs/>
          <w:sz w:val="24"/>
          <w:szCs w:val="24"/>
        </w:rPr>
        <w:t xml:space="preserve"> SAED</w:t>
      </w:r>
      <w:r w:rsidRPr="00860E91">
        <w:rPr>
          <w:rFonts w:ascii="Times New Roman" w:hAnsi="Times New Roman" w:cs="Times New Roman"/>
          <w:bCs/>
          <w:sz w:val="24"/>
          <w:szCs w:val="24"/>
        </w:rPr>
        <w:t xml:space="preserve"> 32/28nm technology using a voltage of 1.05V at room temperature.</w:t>
      </w:r>
    </w:p>
    <w:p w14:paraId="156C59A6" w14:textId="64FFFBEA" w:rsidR="00AD02C7" w:rsidRPr="00860E91" w:rsidRDefault="003642F4" w:rsidP="005857B4">
      <w:pPr>
        <w:widowControl w:val="0"/>
        <w:autoSpaceDE w:val="0"/>
        <w:autoSpaceDN w:val="0"/>
        <w:adjustRightInd w:val="0"/>
        <w:spacing w:after="120" w:line="480" w:lineRule="auto"/>
        <w:rPr>
          <w:rFonts w:ascii="Times New Roman" w:hAnsi="Times New Roman" w:cs="Times New Roman"/>
          <w:bCs/>
          <w:sz w:val="24"/>
          <w:szCs w:val="24"/>
        </w:rPr>
      </w:pPr>
      <w:r>
        <w:rPr>
          <w:rFonts w:ascii="Times New Roman" w:hAnsi="Times New Roman" w:cs="Times New Roman"/>
          <w:bCs/>
          <w:sz w:val="24"/>
          <w:szCs w:val="24"/>
        </w:rPr>
        <w:lastRenderedPageBreak/>
        <w:tab/>
        <w:t xml:space="preserve">The </w:t>
      </w:r>
      <w:ins w:id="453" w:author="HP" w:date="2015-12-14T13:13:00Z">
        <w:r w:rsidR="006B5AD6">
          <w:rPr>
            <w:rFonts w:ascii="Times New Roman" w:hAnsi="Times New Roman" w:cs="Times New Roman"/>
            <w:bCs/>
            <w:sz w:val="24"/>
            <w:szCs w:val="24"/>
          </w:rPr>
          <w:t>a</w:t>
        </w:r>
      </w:ins>
      <w:del w:id="454" w:author="HP" w:date="2015-12-14T13:13:00Z">
        <w:r w:rsidDel="006B5AD6">
          <w:rPr>
            <w:rFonts w:ascii="Times New Roman" w:hAnsi="Times New Roman" w:cs="Times New Roman"/>
            <w:bCs/>
            <w:sz w:val="24"/>
            <w:szCs w:val="24"/>
          </w:rPr>
          <w:delText>A</w:delText>
        </w:r>
      </w:del>
      <w:r>
        <w:rPr>
          <w:rFonts w:ascii="Times New Roman" w:hAnsi="Times New Roman" w:cs="Times New Roman"/>
          <w:bCs/>
          <w:sz w:val="24"/>
          <w:szCs w:val="24"/>
        </w:rPr>
        <w:t>rea</w:t>
      </w:r>
      <w:r w:rsidR="004012A8">
        <w:rPr>
          <w:rFonts w:ascii="Times New Roman" w:hAnsi="Times New Roman" w:cs="Times New Roman"/>
          <w:bCs/>
          <w:sz w:val="24"/>
          <w:szCs w:val="24"/>
        </w:rPr>
        <w:t>,</w:t>
      </w:r>
      <w:r>
        <w:rPr>
          <w:rFonts w:ascii="Times New Roman" w:hAnsi="Times New Roman" w:cs="Times New Roman"/>
          <w:bCs/>
          <w:sz w:val="24"/>
          <w:szCs w:val="24"/>
        </w:rPr>
        <w:t xml:space="preserve"> </w:t>
      </w:r>
      <w:r w:rsidR="004012A8">
        <w:rPr>
          <w:rFonts w:ascii="Times New Roman" w:hAnsi="Times New Roman" w:cs="Times New Roman"/>
          <w:bCs/>
          <w:sz w:val="24"/>
          <w:szCs w:val="24"/>
        </w:rPr>
        <w:t>d</w:t>
      </w:r>
      <w:r>
        <w:rPr>
          <w:rFonts w:ascii="Times New Roman" w:hAnsi="Times New Roman" w:cs="Times New Roman"/>
          <w:bCs/>
          <w:sz w:val="24"/>
          <w:szCs w:val="24"/>
        </w:rPr>
        <w:t>elay and power of the SQRT CSLA and MSQRT CSLA which are generated from the reports are used in the table to find out the percentage increase or decrease. The positive numbers in the percentag</w:t>
      </w:r>
      <w:r w:rsidR="00283EB2">
        <w:rPr>
          <w:rFonts w:ascii="Times New Roman" w:hAnsi="Times New Roman" w:cs="Times New Roman"/>
          <w:bCs/>
          <w:sz w:val="24"/>
          <w:szCs w:val="24"/>
        </w:rPr>
        <w:t xml:space="preserve">e column shows that there is a percentage </w:t>
      </w:r>
      <w:r>
        <w:rPr>
          <w:rFonts w:ascii="Times New Roman" w:hAnsi="Times New Roman" w:cs="Times New Roman"/>
          <w:bCs/>
          <w:sz w:val="24"/>
          <w:szCs w:val="24"/>
        </w:rPr>
        <w:t>decrease and the negativ</w:t>
      </w:r>
      <w:r w:rsidR="00283EB2">
        <w:rPr>
          <w:rFonts w:ascii="Times New Roman" w:hAnsi="Times New Roman" w:cs="Times New Roman"/>
          <w:bCs/>
          <w:sz w:val="24"/>
          <w:szCs w:val="24"/>
        </w:rPr>
        <w:t xml:space="preserve">e numbers are an indication of percentage </w:t>
      </w:r>
      <w:r>
        <w:rPr>
          <w:rFonts w:ascii="Times New Roman" w:hAnsi="Times New Roman" w:cs="Times New Roman"/>
          <w:bCs/>
          <w:sz w:val="24"/>
          <w:szCs w:val="24"/>
        </w:rPr>
        <w:t>increase.</w:t>
      </w:r>
      <w:r w:rsidR="00AD02C7" w:rsidRPr="00860E91">
        <w:rPr>
          <w:rFonts w:ascii="Times New Roman" w:hAnsi="Times New Roman" w:cs="Times New Roman"/>
          <w:bCs/>
          <w:sz w:val="24"/>
          <w:szCs w:val="24"/>
        </w:rPr>
        <w:t xml:space="preserve">  </w:t>
      </w:r>
    </w:p>
    <w:p w14:paraId="78B7F9A3" w14:textId="54FFA3F7" w:rsidR="00AD02C7" w:rsidRPr="00860E91" w:rsidRDefault="00AD02C7" w:rsidP="005857B4">
      <w:pPr>
        <w:widowControl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 xml:space="preserve">My results show that the model using BEC has a decrease of </w:t>
      </w:r>
      <w:r w:rsidR="00A84763">
        <w:rPr>
          <w:rFonts w:ascii="Times New Roman" w:hAnsi="Times New Roman" w:cs="Times New Roman"/>
          <w:bCs/>
          <w:sz w:val="24"/>
          <w:szCs w:val="24"/>
        </w:rPr>
        <w:t>18.8</w:t>
      </w:r>
      <w:r w:rsidRPr="00860E91">
        <w:rPr>
          <w:rFonts w:ascii="Times New Roman" w:hAnsi="Times New Roman" w:cs="Times New Roman"/>
          <w:bCs/>
          <w:sz w:val="24"/>
          <w:szCs w:val="24"/>
        </w:rPr>
        <w:t xml:space="preserve">% in </w:t>
      </w:r>
      <w:r w:rsidR="009E26F0">
        <w:rPr>
          <w:rFonts w:ascii="Times New Roman" w:hAnsi="Times New Roman" w:cs="Times New Roman"/>
          <w:bCs/>
          <w:sz w:val="24"/>
          <w:szCs w:val="24"/>
        </w:rPr>
        <w:t>a</w:t>
      </w:r>
      <w:r w:rsidRPr="00860E91">
        <w:rPr>
          <w:rFonts w:ascii="Times New Roman" w:hAnsi="Times New Roman" w:cs="Times New Roman"/>
          <w:bCs/>
          <w:sz w:val="24"/>
          <w:szCs w:val="24"/>
        </w:rPr>
        <w:t>rea</w:t>
      </w:r>
      <w:r w:rsidR="004012A8">
        <w:rPr>
          <w:rFonts w:ascii="Times New Roman" w:hAnsi="Times New Roman" w:cs="Times New Roman"/>
          <w:bCs/>
          <w:sz w:val="24"/>
          <w:szCs w:val="24"/>
        </w:rPr>
        <w:t>,</w:t>
      </w:r>
      <w:r w:rsidRPr="00860E91">
        <w:rPr>
          <w:rFonts w:ascii="Times New Roman" w:hAnsi="Times New Roman" w:cs="Times New Roman"/>
          <w:bCs/>
          <w:sz w:val="24"/>
          <w:szCs w:val="24"/>
        </w:rPr>
        <w:t xml:space="preserve"> </w:t>
      </w:r>
      <w:r w:rsidR="004012A8">
        <w:rPr>
          <w:rFonts w:ascii="Times New Roman" w:hAnsi="Times New Roman" w:cs="Times New Roman"/>
          <w:bCs/>
          <w:sz w:val="24"/>
          <w:szCs w:val="24"/>
        </w:rPr>
        <w:t>t</w:t>
      </w:r>
      <w:r w:rsidRPr="00860E91">
        <w:rPr>
          <w:rFonts w:ascii="Times New Roman" w:hAnsi="Times New Roman" w:cs="Times New Roman"/>
          <w:bCs/>
          <w:sz w:val="24"/>
          <w:szCs w:val="24"/>
        </w:rPr>
        <w:t xml:space="preserve">he area without the buffers i.e. the combinational </w:t>
      </w:r>
      <w:r w:rsidR="004012A8">
        <w:rPr>
          <w:rFonts w:ascii="Times New Roman" w:hAnsi="Times New Roman" w:cs="Times New Roman"/>
          <w:bCs/>
          <w:sz w:val="24"/>
          <w:szCs w:val="24"/>
        </w:rPr>
        <w:t>a</w:t>
      </w:r>
      <w:r w:rsidRPr="00860E91">
        <w:rPr>
          <w:rFonts w:ascii="Times New Roman" w:hAnsi="Times New Roman" w:cs="Times New Roman"/>
          <w:bCs/>
          <w:sz w:val="24"/>
          <w:szCs w:val="24"/>
        </w:rPr>
        <w:t>rea also has been considered in the table. Eliminating the buffer</w:t>
      </w:r>
      <w:r w:rsidR="00DC0461">
        <w:rPr>
          <w:rFonts w:ascii="Times New Roman" w:hAnsi="Times New Roman" w:cs="Times New Roman"/>
          <w:bCs/>
          <w:sz w:val="24"/>
          <w:szCs w:val="24"/>
        </w:rPr>
        <w:t>/Inverter</w:t>
      </w:r>
      <w:r w:rsidRPr="00860E91">
        <w:rPr>
          <w:rFonts w:ascii="Times New Roman" w:hAnsi="Times New Roman" w:cs="Times New Roman"/>
          <w:bCs/>
          <w:sz w:val="24"/>
          <w:szCs w:val="24"/>
        </w:rPr>
        <w:t xml:space="preserve"> ar</w:t>
      </w:r>
      <w:r w:rsidR="00C33242">
        <w:rPr>
          <w:rFonts w:ascii="Times New Roman" w:hAnsi="Times New Roman" w:cs="Times New Roman"/>
          <w:bCs/>
          <w:sz w:val="24"/>
          <w:szCs w:val="24"/>
        </w:rPr>
        <w:t>ea and</w:t>
      </w:r>
      <w:r w:rsidR="00DC0461">
        <w:rPr>
          <w:rFonts w:ascii="Times New Roman" w:hAnsi="Times New Roman" w:cs="Times New Roman"/>
          <w:bCs/>
          <w:sz w:val="24"/>
          <w:szCs w:val="24"/>
        </w:rPr>
        <w:t xml:space="preserve"> net interconnection area</w:t>
      </w:r>
      <w:r w:rsidR="00C33242">
        <w:rPr>
          <w:rFonts w:ascii="Times New Roman" w:hAnsi="Times New Roman" w:cs="Times New Roman"/>
          <w:bCs/>
          <w:sz w:val="24"/>
          <w:szCs w:val="24"/>
        </w:rPr>
        <w:t xml:space="preserve"> gives </w:t>
      </w:r>
      <w:r w:rsidR="00DC0461">
        <w:rPr>
          <w:rFonts w:ascii="Times New Roman" w:hAnsi="Times New Roman" w:cs="Times New Roman"/>
          <w:bCs/>
          <w:sz w:val="24"/>
          <w:szCs w:val="24"/>
        </w:rPr>
        <w:t xml:space="preserve">the combinational area which is the original </w:t>
      </w:r>
      <w:r w:rsidR="004012A8">
        <w:rPr>
          <w:rFonts w:ascii="Times New Roman" w:hAnsi="Times New Roman" w:cs="Times New Roman"/>
          <w:bCs/>
          <w:sz w:val="24"/>
          <w:szCs w:val="24"/>
        </w:rPr>
        <w:t>a</w:t>
      </w:r>
      <w:r w:rsidR="00DC0461">
        <w:rPr>
          <w:rFonts w:ascii="Times New Roman" w:hAnsi="Times New Roman" w:cs="Times New Roman"/>
          <w:bCs/>
          <w:sz w:val="24"/>
          <w:szCs w:val="24"/>
        </w:rPr>
        <w:t xml:space="preserve">rea of the cell </w:t>
      </w:r>
      <w:r w:rsidR="00C33242">
        <w:rPr>
          <w:rFonts w:ascii="Times New Roman" w:hAnsi="Times New Roman" w:cs="Times New Roman"/>
          <w:bCs/>
          <w:sz w:val="24"/>
          <w:szCs w:val="24"/>
        </w:rPr>
        <w:t>an</w:t>
      </w:r>
      <w:r w:rsidR="00DC0461">
        <w:rPr>
          <w:rFonts w:ascii="Times New Roman" w:hAnsi="Times New Roman" w:cs="Times New Roman"/>
          <w:bCs/>
          <w:sz w:val="24"/>
          <w:szCs w:val="24"/>
        </w:rPr>
        <w:t xml:space="preserve">d </w:t>
      </w:r>
      <w:r w:rsidR="004012A8">
        <w:rPr>
          <w:rFonts w:ascii="Times New Roman" w:hAnsi="Times New Roman" w:cs="Times New Roman"/>
          <w:bCs/>
          <w:sz w:val="24"/>
          <w:szCs w:val="24"/>
        </w:rPr>
        <w:t>the percentage decrease</w:t>
      </w:r>
      <w:del w:id="455" w:author="HP" w:date="2015-12-14T13:17:00Z">
        <w:r w:rsidR="004012A8" w:rsidDel="006B5AD6">
          <w:rPr>
            <w:rFonts w:ascii="Times New Roman" w:hAnsi="Times New Roman" w:cs="Times New Roman"/>
            <w:bCs/>
            <w:sz w:val="24"/>
            <w:szCs w:val="24"/>
          </w:rPr>
          <w:delText xml:space="preserve"> </w:delText>
        </w:r>
      </w:del>
      <w:ins w:id="456" w:author="HP" w:date="2015-12-14T13:17:00Z">
        <w:r w:rsidR="006B5AD6">
          <w:rPr>
            <w:rFonts w:ascii="Times New Roman" w:hAnsi="Times New Roman" w:cs="Times New Roman"/>
            <w:bCs/>
            <w:sz w:val="24"/>
            <w:szCs w:val="24"/>
          </w:rPr>
          <w:t xml:space="preserve"> is same</w:t>
        </w:r>
      </w:ins>
      <w:del w:id="457" w:author="HP" w:date="2015-12-14T13:17:00Z">
        <w:r w:rsidR="004012A8" w:rsidDel="006B5AD6">
          <w:rPr>
            <w:rFonts w:ascii="Times New Roman" w:hAnsi="Times New Roman" w:cs="Times New Roman"/>
            <w:bCs/>
            <w:sz w:val="24"/>
            <w:szCs w:val="24"/>
          </w:rPr>
          <w:delText>is same i.e. 18.8% for</w:delText>
        </w:r>
        <w:r w:rsidR="00620B3C" w:rsidDel="006B5AD6">
          <w:rPr>
            <w:rFonts w:ascii="Times New Roman" w:hAnsi="Times New Roman" w:cs="Times New Roman"/>
            <w:bCs/>
            <w:sz w:val="24"/>
            <w:szCs w:val="24"/>
          </w:rPr>
          <w:delText xml:space="preserve"> combinational area</w:delText>
        </w:r>
      </w:del>
      <w:r w:rsidR="004012A8">
        <w:rPr>
          <w:rFonts w:ascii="Times New Roman" w:hAnsi="Times New Roman" w:cs="Times New Roman"/>
          <w:bCs/>
          <w:sz w:val="24"/>
          <w:szCs w:val="24"/>
        </w:rPr>
        <w:t xml:space="preserve">. </w:t>
      </w:r>
    </w:p>
    <w:p w14:paraId="48263856" w14:textId="434FC2A8" w:rsidR="00AD02C7" w:rsidRPr="00FD361E" w:rsidRDefault="00AD02C7" w:rsidP="005857B4">
      <w:pPr>
        <w:widowControl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The delay com</w:t>
      </w:r>
      <w:r w:rsidR="002E1919">
        <w:rPr>
          <w:rFonts w:ascii="Times New Roman" w:hAnsi="Times New Roman" w:cs="Times New Roman"/>
          <w:bCs/>
          <w:sz w:val="24"/>
          <w:szCs w:val="24"/>
        </w:rPr>
        <w:t xml:space="preserve">parison </w:t>
      </w:r>
      <w:r w:rsidR="004012A8">
        <w:rPr>
          <w:rFonts w:ascii="Times New Roman" w:hAnsi="Times New Roman" w:cs="Times New Roman"/>
          <w:bCs/>
          <w:sz w:val="24"/>
          <w:szCs w:val="24"/>
        </w:rPr>
        <w:t>shows</w:t>
      </w:r>
      <w:r w:rsidR="002E1919">
        <w:rPr>
          <w:rFonts w:ascii="Times New Roman" w:hAnsi="Times New Roman" w:cs="Times New Roman"/>
          <w:bCs/>
          <w:sz w:val="24"/>
          <w:szCs w:val="24"/>
        </w:rPr>
        <w:t xml:space="preserve"> us </w:t>
      </w:r>
      <w:r w:rsidR="004012A8">
        <w:rPr>
          <w:rFonts w:ascii="Times New Roman" w:hAnsi="Times New Roman" w:cs="Times New Roman"/>
          <w:bCs/>
          <w:sz w:val="24"/>
          <w:szCs w:val="24"/>
        </w:rPr>
        <w:t>a</w:t>
      </w:r>
      <w:r w:rsidR="002E1919">
        <w:rPr>
          <w:rFonts w:ascii="Times New Roman" w:hAnsi="Times New Roman" w:cs="Times New Roman"/>
          <w:bCs/>
          <w:sz w:val="24"/>
          <w:szCs w:val="24"/>
        </w:rPr>
        <w:t xml:space="preserve"> </w:t>
      </w:r>
      <w:r w:rsidR="00A84763">
        <w:rPr>
          <w:rFonts w:ascii="Times New Roman" w:hAnsi="Times New Roman" w:cs="Times New Roman"/>
          <w:bCs/>
          <w:sz w:val="24"/>
          <w:szCs w:val="24"/>
        </w:rPr>
        <w:t>10%</w:t>
      </w:r>
      <w:r w:rsidRPr="00860E91">
        <w:rPr>
          <w:rFonts w:ascii="Times New Roman" w:hAnsi="Times New Roman" w:cs="Times New Roman"/>
          <w:bCs/>
          <w:sz w:val="24"/>
          <w:szCs w:val="24"/>
        </w:rPr>
        <w:t xml:space="preserve"> increase </w:t>
      </w:r>
      <w:r w:rsidR="00283EB2">
        <w:rPr>
          <w:rFonts w:ascii="Times New Roman" w:hAnsi="Times New Roman" w:cs="Times New Roman"/>
          <w:bCs/>
          <w:sz w:val="24"/>
          <w:szCs w:val="24"/>
        </w:rPr>
        <w:t xml:space="preserve">in the delay </w:t>
      </w:r>
      <w:r w:rsidR="004012A8">
        <w:rPr>
          <w:rFonts w:ascii="Times New Roman" w:hAnsi="Times New Roman" w:cs="Times New Roman"/>
          <w:bCs/>
          <w:sz w:val="24"/>
          <w:szCs w:val="24"/>
        </w:rPr>
        <w:t>for</w:t>
      </w:r>
      <w:r w:rsidR="00283EB2">
        <w:rPr>
          <w:rFonts w:ascii="Times New Roman" w:hAnsi="Times New Roman" w:cs="Times New Roman"/>
          <w:bCs/>
          <w:sz w:val="24"/>
          <w:szCs w:val="24"/>
        </w:rPr>
        <w:t xml:space="preserve"> the new model</w:t>
      </w:r>
      <w:r w:rsidR="004012A8">
        <w:rPr>
          <w:rFonts w:ascii="Times New Roman" w:hAnsi="Times New Roman" w:cs="Times New Roman"/>
          <w:bCs/>
          <w:sz w:val="24"/>
          <w:szCs w:val="24"/>
        </w:rPr>
        <w:t xml:space="preserve"> when</w:t>
      </w:r>
      <w:r w:rsidR="003C11D7" w:rsidRPr="00860E91">
        <w:rPr>
          <w:rFonts w:ascii="Times New Roman" w:hAnsi="Times New Roman" w:cs="Times New Roman"/>
          <w:bCs/>
          <w:sz w:val="24"/>
          <w:szCs w:val="24"/>
        </w:rPr>
        <w:t xml:space="preserve"> compared </w:t>
      </w:r>
      <w:r w:rsidR="004012A8">
        <w:rPr>
          <w:rFonts w:ascii="Times New Roman" w:hAnsi="Times New Roman" w:cs="Times New Roman"/>
          <w:bCs/>
          <w:sz w:val="24"/>
          <w:szCs w:val="24"/>
        </w:rPr>
        <w:t>with</w:t>
      </w:r>
      <w:r w:rsidRPr="00860E91">
        <w:rPr>
          <w:rFonts w:ascii="Times New Roman" w:hAnsi="Times New Roman" w:cs="Times New Roman"/>
          <w:bCs/>
          <w:sz w:val="24"/>
          <w:szCs w:val="24"/>
        </w:rPr>
        <w:t xml:space="preserve"> the ordinary model</w:t>
      </w:r>
      <w:r w:rsidR="003642F4">
        <w:rPr>
          <w:rFonts w:ascii="Times New Roman" w:hAnsi="Times New Roman" w:cs="Times New Roman"/>
          <w:bCs/>
          <w:sz w:val="24"/>
          <w:szCs w:val="24"/>
        </w:rPr>
        <w:t>,</w:t>
      </w:r>
      <w:r w:rsidRPr="00860E91">
        <w:rPr>
          <w:rFonts w:ascii="Times New Roman" w:hAnsi="Times New Roman" w:cs="Times New Roman"/>
          <w:bCs/>
          <w:sz w:val="24"/>
          <w:szCs w:val="24"/>
        </w:rPr>
        <w:t xml:space="preserve"> </w:t>
      </w:r>
      <w:r w:rsidR="00063438">
        <w:rPr>
          <w:rFonts w:ascii="Times New Roman" w:hAnsi="Times New Roman" w:cs="Times New Roman"/>
          <w:bCs/>
          <w:sz w:val="24"/>
          <w:szCs w:val="24"/>
        </w:rPr>
        <w:t xml:space="preserve">from the timing results </w:t>
      </w:r>
      <w:r w:rsidRPr="00860E91">
        <w:rPr>
          <w:rFonts w:ascii="Times New Roman" w:hAnsi="Times New Roman" w:cs="Times New Roman"/>
          <w:bCs/>
          <w:sz w:val="24"/>
          <w:szCs w:val="24"/>
        </w:rPr>
        <w:t xml:space="preserve">we can </w:t>
      </w:r>
      <w:r w:rsidR="00063438">
        <w:rPr>
          <w:rFonts w:ascii="Times New Roman" w:hAnsi="Times New Roman" w:cs="Times New Roman"/>
          <w:bCs/>
          <w:sz w:val="24"/>
          <w:szCs w:val="24"/>
        </w:rPr>
        <w:t>see</w:t>
      </w:r>
      <w:r w:rsidRPr="00860E91">
        <w:rPr>
          <w:rFonts w:ascii="Times New Roman" w:hAnsi="Times New Roman" w:cs="Times New Roman"/>
          <w:bCs/>
          <w:sz w:val="24"/>
          <w:szCs w:val="24"/>
        </w:rPr>
        <w:t xml:space="preserve"> that the </w:t>
      </w:r>
      <w:r w:rsidR="00063438">
        <w:rPr>
          <w:rFonts w:ascii="Times New Roman" w:hAnsi="Times New Roman" w:cs="Times New Roman"/>
          <w:bCs/>
          <w:sz w:val="24"/>
          <w:szCs w:val="24"/>
        </w:rPr>
        <w:t>MSQRT CSLA</w:t>
      </w:r>
      <w:r w:rsidRPr="00860E91">
        <w:rPr>
          <w:rFonts w:ascii="Times New Roman" w:hAnsi="Times New Roman" w:cs="Times New Roman"/>
          <w:bCs/>
          <w:sz w:val="24"/>
          <w:szCs w:val="24"/>
        </w:rPr>
        <w:t xml:space="preserve"> </w:t>
      </w:r>
      <w:r w:rsidR="00063438">
        <w:rPr>
          <w:rFonts w:ascii="Times New Roman" w:hAnsi="Times New Roman" w:cs="Times New Roman"/>
          <w:bCs/>
          <w:sz w:val="24"/>
          <w:szCs w:val="24"/>
        </w:rPr>
        <w:t>takes only 0.</w:t>
      </w:r>
      <w:r w:rsidR="00051932">
        <w:rPr>
          <w:rFonts w:ascii="Times New Roman" w:hAnsi="Times New Roman" w:cs="Times New Roman"/>
          <w:bCs/>
          <w:sz w:val="24"/>
          <w:szCs w:val="24"/>
        </w:rPr>
        <w:t>1</w:t>
      </w:r>
      <w:r w:rsidR="00063438">
        <w:rPr>
          <w:rFonts w:ascii="Times New Roman" w:hAnsi="Times New Roman" w:cs="Times New Roman"/>
          <w:bCs/>
          <w:sz w:val="24"/>
          <w:szCs w:val="24"/>
        </w:rPr>
        <w:t>4ns more time</w:t>
      </w:r>
      <w:r w:rsidR="009E26F0">
        <w:rPr>
          <w:rFonts w:ascii="Times New Roman" w:hAnsi="Times New Roman" w:cs="Times New Roman"/>
          <w:bCs/>
          <w:sz w:val="24"/>
          <w:szCs w:val="24"/>
        </w:rPr>
        <w:t xml:space="preserve"> for its computation</w:t>
      </w:r>
      <w:r w:rsidR="00063438">
        <w:rPr>
          <w:rFonts w:ascii="Times New Roman" w:hAnsi="Times New Roman" w:cs="Times New Roman"/>
          <w:bCs/>
          <w:sz w:val="24"/>
          <w:szCs w:val="24"/>
        </w:rPr>
        <w:t xml:space="preserve"> than the SQRT CSLA</w:t>
      </w:r>
      <w:r w:rsidRPr="00860E91">
        <w:rPr>
          <w:rFonts w:ascii="Times New Roman" w:hAnsi="Times New Roman" w:cs="Times New Roman"/>
          <w:bCs/>
          <w:sz w:val="24"/>
          <w:szCs w:val="24"/>
        </w:rPr>
        <w:t>.</w:t>
      </w:r>
      <w:r w:rsidR="009E26F0">
        <w:rPr>
          <w:rFonts w:ascii="Times New Roman" w:hAnsi="Times New Roman" w:cs="Times New Roman"/>
          <w:bCs/>
          <w:sz w:val="24"/>
          <w:szCs w:val="24"/>
        </w:rPr>
        <w:t xml:space="preserve"> </w:t>
      </w:r>
      <w:r w:rsidRPr="00860E91">
        <w:rPr>
          <w:rFonts w:ascii="Times New Roman" w:hAnsi="Times New Roman" w:cs="Times New Roman"/>
          <w:bCs/>
          <w:sz w:val="24"/>
          <w:szCs w:val="24"/>
        </w:rPr>
        <w:t xml:space="preserve">The power consumed by the new model using BEC is increased </w:t>
      </w:r>
      <w:r w:rsidR="003642F4">
        <w:rPr>
          <w:rFonts w:ascii="Times New Roman" w:hAnsi="Times New Roman" w:cs="Times New Roman"/>
          <w:bCs/>
          <w:sz w:val="24"/>
          <w:szCs w:val="24"/>
        </w:rPr>
        <w:t xml:space="preserve">by </w:t>
      </w:r>
      <w:r w:rsidR="00A84763">
        <w:rPr>
          <w:rFonts w:ascii="Times New Roman" w:hAnsi="Times New Roman" w:cs="Times New Roman"/>
          <w:bCs/>
          <w:sz w:val="24"/>
          <w:szCs w:val="24"/>
        </w:rPr>
        <w:t>0.6</w:t>
      </w:r>
      <w:r w:rsidRPr="00860E91">
        <w:rPr>
          <w:rFonts w:ascii="Times New Roman" w:hAnsi="Times New Roman" w:cs="Times New Roman"/>
          <w:bCs/>
          <w:sz w:val="24"/>
          <w:szCs w:val="24"/>
        </w:rPr>
        <w:t>% com</w:t>
      </w:r>
      <w:r w:rsidR="003C11D7" w:rsidRPr="00860E91">
        <w:rPr>
          <w:rFonts w:ascii="Times New Roman" w:hAnsi="Times New Roman" w:cs="Times New Roman"/>
          <w:bCs/>
          <w:sz w:val="24"/>
          <w:szCs w:val="24"/>
        </w:rPr>
        <w:t>pared to the ordinary SQRT CSLA.</w:t>
      </w:r>
      <w:r w:rsidR="00FD361E">
        <w:rPr>
          <w:rFonts w:ascii="Times New Roman" w:hAnsi="Times New Roman" w:cs="Times New Roman"/>
          <w:bCs/>
          <w:sz w:val="24"/>
          <w:szCs w:val="24"/>
        </w:rPr>
        <w:t xml:space="preserve"> </w:t>
      </w:r>
    </w:p>
    <w:p w14:paraId="7D4C177A" w14:textId="1479F6AE" w:rsidR="00AD02C7" w:rsidRDefault="00AD02C7" w:rsidP="005857B4">
      <w:pPr>
        <w:widowControl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r>
      <w:r w:rsidR="003642F4">
        <w:rPr>
          <w:rFonts w:ascii="Times New Roman" w:hAnsi="Times New Roman" w:cs="Times New Roman"/>
          <w:bCs/>
          <w:sz w:val="24"/>
          <w:szCs w:val="24"/>
        </w:rPr>
        <w:t xml:space="preserve">The </w:t>
      </w:r>
      <w:r w:rsidR="00283EB2">
        <w:rPr>
          <w:rFonts w:ascii="Times New Roman" w:hAnsi="Times New Roman" w:cs="Times New Roman"/>
          <w:bCs/>
          <w:sz w:val="24"/>
          <w:szCs w:val="24"/>
        </w:rPr>
        <w:t>table 2.3</w:t>
      </w:r>
      <w:r w:rsidR="00E61AED">
        <w:rPr>
          <w:rFonts w:ascii="Times New Roman" w:hAnsi="Times New Roman" w:cs="Times New Roman"/>
          <w:bCs/>
          <w:sz w:val="24"/>
          <w:szCs w:val="24"/>
        </w:rPr>
        <w:t xml:space="preserve"> also</w:t>
      </w:r>
      <w:r w:rsidRPr="00860E91">
        <w:rPr>
          <w:rFonts w:ascii="Times New Roman" w:hAnsi="Times New Roman" w:cs="Times New Roman"/>
          <w:bCs/>
          <w:sz w:val="24"/>
          <w:szCs w:val="24"/>
        </w:rPr>
        <w:t xml:space="preserve"> shows the simulation results</w:t>
      </w:r>
      <w:r w:rsidR="00283EB2">
        <w:rPr>
          <w:rFonts w:ascii="Times New Roman" w:hAnsi="Times New Roman" w:cs="Times New Roman"/>
          <w:bCs/>
          <w:sz w:val="24"/>
          <w:szCs w:val="24"/>
        </w:rPr>
        <w:t xml:space="preserve"> from paper</w:t>
      </w:r>
      <w:r w:rsidRPr="00860E91">
        <w:rPr>
          <w:rFonts w:ascii="Times New Roman" w:hAnsi="Times New Roman" w:cs="Times New Roman"/>
          <w:bCs/>
          <w:sz w:val="24"/>
          <w:szCs w:val="24"/>
        </w:rPr>
        <w:t xml:space="preserve"> [6] which are synt</w:t>
      </w:r>
      <w:r w:rsidR="001B7B30">
        <w:rPr>
          <w:rFonts w:ascii="Times New Roman" w:hAnsi="Times New Roman" w:cs="Times New Roman"/>
          <w:bCs/>
          <w:sz w:val="24"/>
          <w:szCs w:val="24"/>
        </w:rPr>
        <w:t>hesized in cadence RTL compiler</w:t>
      </w:r>
      <w:r w:rsidRPr="00860E91">
        <w:rPr>
          <w:rFonts w:ascii="Times New Roman" w:hAnsi="Times New Roman" w:cs="Times New Roman"/>
          <w:bCs/>
          <w:sz w:val="24"/>
          <w:szCs w:val="24"/>
        </w:rPr>
        <w:t xml:space="preserve"> using </w:t>
      </w:r>
      <w:r w:rsidR="001B7B30">
        <w:rPr>
          <w:rFonts w:ascii="Times New Roman" w:hAnsi="Times New Roman" w:cs="Times New Roman"/>
          <w:bCs/>
          <w:sz w:val="24"/>
          <w:szCs w:val="24"/>
        </w:rPr>
        <w:t xml:space="preserve">TSMC </w:t>
      </w:r>
      <w:r w:rsidRPr="00860E91">
        <w:rPr>
          <w:rFonts w:ascii="Times New Roman" w:hAnsi="Times New Roman" w:cs="Times New Roman"/>
          <w:bCs/>
          <w:sz w:val="24"/>
          <w:szCs w:val="24"/>
        </w:rPr>
        <w:t>0.18um technology using a voltage of 1.8V</w:t>
      </w:r>
      <w:r w:rsidR="009E26F0">
        <w:rPr>
          <w:rFonts w:ascii="Times New Roman" w:hAnsi="Times New Roman" w:cs="Times New Roman"/>
          <w:bCs/>
          <w:sz w:val="24"/>
          <w:szCs w:val="24"/>
        </w:rPr>
        <w:t xml:space="preserve"> and also shows area analysis of 16 bit model using BEC from paper [10] where they have used </w:t>
      </w:r>
      <w:proofErr w:type="spellStart"/>
      <w:r w:rsidR="00E567D6">
        <w:rPr>
          <w:rFonts w:ascii="Times New Roman" w:hAnsi="Times New Roman" w:cs="Times New Roman"/>
          <w:bCs/>
          <w:sz w:val="24"/>
          <w:szCs w:val="24"/>
        </w:rPr>
        <w:t>Modelsim</w:t>
      </w:r>
      <w:proofErr w:type="spellEnd"/>
      <w:r w:rsidR="00E567D6">
        <w:rPr>
          <w:rFonts w:ascii="Times New Roman" w:hAnsi="Times New Roman" w:cs="Times New Roman"/>
          <w:bCs/>
          <w:sz w:val="24"/>
          <w:szCs w:val="24"/>
        </w:rPr>
        <w:t xml:space="preserve"> for simulation and the design is synthesized using Xilinx 13.4, then the implementation is done in virtex5 FPGA kit.</w:t>
      </w:r>
    </w:p>
    <w:p w14:paraId="1927D1A0" w14:textId="075C6117" w:rsidR="002512E8" w:rsidRPr="002512E8" w:rsidRDefault="00283EB2" w:rsidP="005857B4">
      <w:pPr>
        <w:widowControl w:val="0"/>
        <w:autoSpaceDE w:val="0"/>
        <w:autoSpaceDN w:val="0"/>
        <w:adjustRightInd w:val="0"/>
        <w:spacing w:after="120" w:line="480" w:lineRule="auto"/>
        <w:rPr>
          <w:rFonts w:ascii="Times New Roman" w:hAnsi="Times New Roman" w:cs="Times New Roman"/>
          <w:bCs/>
          <w:sz w:val="24"/>
          <w:szCs w:val="24"/>
        </w:rPr>
      </w:pPr>
      <w:r>
        <w:rPr>
          <w:rFonts w:ascii="Times New Roman" w:hAnsi="Times New Roman" w:cs="Times New Roman"/>
          <w:bCs/>
          <w:sz w:val="24"/>
          <w:szCs w:val="24"/>
        </w:rPr>
        <w:tab/>
      </w:r>
      <w:r w:rsidR="002512E8">
        <w:rPr>
          <w:rFonts w:ascii="Times New Roman" w:hAnsi="Times New Roman" w:cs="Times New Roman"/>
          <w:bCs/>
          <w:sz w:val="24"/>
          <w:szCs w:val="24"/>
        </w:rPr>
        <w:t>From their results the</w:t>
      </w:r>
      <w:r w:rsidR="003B3CB5">
        <w:rPr>
          <w:rFonts w:ascii="Times New Roman" w:hAnsi="Times New Roman" w:cs="Times New Roman"/>
          <w:bCs/>
          <w:sz w:val="24"/>
          <w:szCs w:val="24"/>
        </w:rPr>
        <w:t xml:space="preserve"> ordinary model</w:t>
      </w:r>
      <w:r w:rsidR="002512E8">
        <w:rPr>
          <w:rFonts w:ascii="Times New Roman" w:hAnsi="Times New Roman" w:cs="Times New Roman"/>
          <w:bCs/>
          <w:sz w:val="24"/>
          <w:szCs w:val="24"/>
        </w:rPr>
        <w:t xml:space="preserve"> has an area of 434um</w:t>
      </w:r>
      <w:r w:rsidR="002512E8">
        <w:rPr>
          <w:rFonts w:ascii="Times New Roman" w:hAnsi="Times New Roman" w:cs="Times New Roman"/>
          <w:bCs/>
          <w:sz w:val="24"/>
          <w:szCs w:val="24"/>
          <w:vertAlign w:val="superscript"/>
        </w:rPr>
        <w:t xml:space="preserve">2 </w:t>
      </w:r>
      <w:r w:rsidR="002512E8">
        <w:rPr>
          <w:rFonts w:ascii="Times New Roman" w:hAnsi="Times New Roman" w:cs="Times New Roman"/>
          <w:bCs/>
          <w:sz w:val="24"/>
          <w:szCs w:val="24"/>
        </w:rPr>
        <w:t>and got reduced to 337um</w:t>
      </w:r>
      <w:r w:rsidR="002512E8">
        <w:rPr>
          <w:rFonts w:ascii="Times New Roman" w:hAnsi="Times New Roman" w:cs="Times New Roman"/>
          <w:bCs/>
          <w:sz w:val="24"/>
          <w:szCs w:val="24"/>
          <w:vertAlign w:val="superscript"/>
        </w:rPr>
        <w:t>2</w:t>
      </w:r>
      <w:r w:rsidR="002512E8">
        <w:rPr>
          <w:rFonts w:ascii="Times New Roman" w:hAnsi="Times New Roman" w:cs="Times New Roman"/>
          <w:bCs/>
          <w:sz w:val="24"/>
          <w:szCs w:val="24"/>
        </w:rPr>
        <w:t xml:space="preserve"> for the modified model.</w:t>
      </w:r>
      <w:r w:rsidR="00E567D6">
        <w:rPr>
          <w:rFonts w:ascii="Times New Roman" w:hAnsi="Times New Roman" w:cs="Times New Roman"/>
          <w:bCs/>
          <w:sz w:val="24"/>
          <w:szCs w:val="24"/>
        </w:rPr>
        <w:t xml:space="preserve"> The FPGA numeric values differ when compared to ASIC design values so they have a 22.5% decrease of area for the new model.</w:t>
      </w:r>
    </w:p>
    <w:p w14:paraId="4E99D803" w14:textId="5A7A444E" w:rsidR="00AD02C7" w:rsidRPr="00860E91" w:rsidRDefault="00002412" w:rsidP="005857B4">
      <w:pPr>
        <w:widowControl w:val="0"/>
        <w:autoSpaceDE w:val="0"/>
        <w:autoSpaceDN w:val="0"/>
        <w:adjustRightInd w:val="0"/>
        <w:spacing w:after="120" w:line="480" w:lineRule="auto"/>
        <w:rPr>
          <w:rFonts w:ascii="Times New Roman" w:hAnsi="Times New Roman" w:cs="Times New Roman"/>
          <w:bCs/>
          <w:sz w:val="24"/>
          <w:szCs w:val="24"/>
        </w:rPr>
      </w:pPr>
      <w:r>
        <w:rPr>
          <w:rFonts w:ascii="Times New Roman" w:hAnsi="Times New Roman" w:cs="Times New Roman"/>
          <w:bCs/>
          <w:sz w:val="24"/>
          <w:szCs w:val="24"/>
        </w:rPr>
        <w:tab/>
        <w:t>From the</w:t>
      </w:r>
      <w:r w:rsidR="00AD02C7" w:rsidRPr="00860E91">
        <w:rPr>
          <w:rFonts w:ascii="Times New Roman" w:hAnsi="Times New Roman" w:cs="Times New Roman"/>
          <w:bCs/>
          <w:sz w:val="24"/>
          <w:szCs w:val="24"/>
        </w:rPr>
        <w:t xml:space="preserve"> results</w:t>
      </w:r>
      <w:r>
        <w:rPr>
          <w:rFonts w:ascii="Times New Roman" w:hAnsi="Times New Roman" w:cs="Times New Roman"/>
          <w:bCs/>
          <w:sz w:val="24"/>
          <w:szCs w:val="24"/>
        </w:rPr>
        <w:t xml:space="preserve"> of paper [6]</w:t>
      </w:r>
      <w:r w:rsidR="00AD02C7" w:rsidRPr="00860E91">
        <w:rPr>
          <w:rFonts w:ascii="Times New Roman" w:hAnsi="Times New Roman" w:cs="Times New Roman"/>
          <w:bCs/>
          <w:sz w:val="24"/>
          <w:szCs w:val="24"/>
        </w:rPr>
        <w:t xml:space="preserve"> the new model has an area advantage of 16% which </w:t>
      </w:r>
      <w:r w:rsidR="00AD02C7" w:rsidRPr="00860E91">
        <w:rPr>
          <w:rFonts w:ascii="Times New Roman" w:hAnsi="Times New Roman" w:cs="Times New Roman"/>
          <w:bCs/>
          <w:sz w:val="24"/>
          <w:szCs w:val="24"/>
        </w:rPr>
        <w:lastRenderedPageBreak/>
        <w:t xml:space="preserve">is </w:t>
      </w:r>
      <w:r w:rsidR="00051932">
        <w:rPr>
          <w:rFonts w:ascii="Times New Roman" w:hAnsi="Times New Roman" w:cs="Times New Roman"/>
          <w:bCs/>
          <w:sz w:val="24"/>
          <w:szCs w:val="24"/>
        </w:rPr>
        <w:t>18.8</w:t>
      </w:r>
      <w:r w:rsidR="00AD02C7" w:rsidRPr="00860E91">
        <w:rPr>
          <w:rFonts w:ascii="Times New Roman" w:hAnsi="Times New Roman" w:cs="Times New Roman"/>
          <w:bCs/>
          <w:sz w:val="24"/>
          <w:szCs w:val="24"/>
        </w:rPr>
        <w:t xml:space="preserve">% in </w:t>
      </w:r>
      <w:r w:rsidR="00E61AED">
        <w:rPr>
          <w:rFonts w:ascii="Times New Roman" w:hAnsi="Times New Roman" w:cs="Times New Roman"/>
          <w:bCs/>
          <w:sz w:val="24"/>
          <w:szCs w:val="24"/>
        </w:rPr>
        <w:t>my case</w:t>
      </w:r>
      <w:r>
        <w:rPr>
          <w:rFonts w:ascii="Times New Roman" w:hAnsi="Times New Roman" w:cs="Times New Roman"/>
          <w:bCs/>
          <w:sz w:val="24"/>
          <w:szCs w:val="24"/>
        </w:rPr>
        <w:t>.</w:t>
      </w:r>
      <w:r w:rsidR="003642F4">
        <w:rPr>
          <w:rFonts w:ascii="Times New Roman" w:hAnsi="Times New Roman" w:cs="Times New Roman"/>
          <w:bCs/>
          <w:sz w:val="24"/>
          <w:szCs w:val="24"/>
        </w:rPr>
        <w:t xml:space="preserve"> </w:t>
      </w:r>
      <w:r w:rsidR="00AD02C7" w:rsidRPr="00860E91">
        <w:rPr>
          <w:rFonts w:ascii="Times New Roman" w:hAnsi="Times New Roman" w:cs="Times New Roman"/>
          <w:bCs/>
          <w:sz w:val="24"/>
          <w:szCs w:val="24"/>
        </w:rPr>
        <w:t>The delay for the</w:t>
      </w:r>
      <w:r w:rsidR="00283EB2">
        <w:rPr>
          <w:rFonts w:ascii="Times New Roman" w:hAnsi="Times New Roman" w:cs="Times New Roman"/>
          <w:bCs/>
          <w:sz w:val="24"/>
          <w:szCs w:val="24"/>
        </w:rPr>
        <w:t>ir</w:t>
      </w:r>
      <w:r w:rsidR="00AD02C7" w:rsidRPr="00860E91">
        <w:rPr>
          <w:rFonts w:ascii="Times New Roman" w:hAnsi="Times New Roman" w:cs="Times New Roman"/>
          <w:bCs/>
          <w:sz w:val="24"/>
          <w:szCs w:val="24"/>
        </w:rPr>
        <w:t xml:space="preserve"> new model has</w:t>
      </w:r>
      <w:r w:rsidR="002E1919">
        <w:rPr>
          <w:rFonts w:ascii="Times New Roman" w:hAnsi="Times New Roman" w:cs="Times New Roman"/>
          <w:bCs/>
          <w:sz w:val="24"/>
          <w:szCs w:val="24"/>
        </w:rPr>
        <w:t xml:space="preserve"> increased by 9.8% which is </w:t>
      </w:r>
      <w:r w:rsidR="00A84763">
        <w:rPr>
          <w:rFonts w:ascii="Times New Roman" w:hAnsi="Times New Roman" w:cs="Times New Roman"/>
          <w:bCs/>
          <w:sz w:val="24"/>
          <w:szCs w:val="24"/>
        </w:rPr>
        <w:t>10%</w:t>
      </w:r>
      <w:r w:rsidR="00AD02C7" w:rsidRPr="00860E91">
        <w:rPr>
          <w:rFonts w:ascii="Times New Roman" w:hAnsi="Times New Roman" w:cs="Times New Roman"/>
          <w:bCs/>
          <w:sz w:val="24"/>
          <w:szCs w:val="24"/>
        </w:rPr>
        <w:t xml:space="preserve"> in my case. Since I have </w:t>
      </w:r>
      <w:r w:rsidR="002E1919">
        <w:rPr>
          <w:rFonts w:ascii="Times New Roman" w:hAnsi="Times New Roman" w:cs="Times New Roman"/>
          <w:bCs/>
          <w:sz w:val="24"/>
          <w:szCs w:val="24"/>
        </w:rPr>
        <w:t xml:space="preserve">a delay of only </w:t>
      </w:r>
      <w:r w:rsidR="00A84763">
        <w:rPr>
          <w:rFonts w:ascii="Times New Roman" w:hAnsi="Times New Roman" w:cs="Times New Roman"/>
          <w:bCs/>
          <w:sz w:val="24"/>
          <w:szCs w:val="24"/>
        </w:rPr>
        <w:t>10%</w:t>
      </w:r>
      <w:r w:rsidR="002E1919">
        <w:rPr>
          <w:rFonts w:ascii="Times New Roman" w:hAnsi="Times New Roman" w:cs="Times New Roman"/>
          <w:bCs/>
          <w:sz w:val="24"/>
          <w:szCs w:val="24"/>
        </w:rPr>
        <w:t xml:space="preserve">, </w:t>
      </w:r>
      <w:r w:rsidR="00051932">
        <w:rPr>
          <w:rFonts w:ascii="Times New Roman" w:hAnsi="Times New Roman" w:cs="Times New Roman"/>
          <w:bCs/>
          <w:sz w:val="24"/>
          <w:szCs w:val="24"/>
        </w:rPr>
        <w:t>and the percentage delay can be changed by varying the delay in the clock</w:t>
      </w:r>
      <w:r w:rsidR="00AD02C7" w:rsidRPr="00860E91">
        <w:rPr>
          <w:rFonts w:ascii="Times New Roman" w:hAnsi="Times New Roman" w:cs="Times New Roman"/>
          <w:bCs/>
          <w:sz w:val="24"/>
          <w:szCs w:val="24"/>
        </w:rPr>
        <w:t>.</w:t>
      </w:r>
    </w:p>
    <w:p w14:paraId="0E993BE6" w14:textId="7E0574CF" w:rsidR="00AD02C7" w:rsidRPr="006D77D0" w:rsidRDefault="00AD02C7" w:rsidP="005857B4">
      <w:pPr>
        <w:widowControl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The power consumed by the new m</w:t>
      </w:r>
      <w:r w:rsidR="003642F4">
        <w:rPr>
          <w:rFonts w:ascii="Times New Roman" w:hAnsi="Times New Roman" w:cs="Times New Roman"/>
          <w:bCs/>
          <w:sz w:val="24"/>
          <w:szCs w:val="24"/>
        </w:rPr>
        <w:t xml:space="preserve">odel developed in paper [6] </w:t>
      </w:r>
      <w:r w:rsidR="00174C67" w:rsidRPr="00860E91">
        <w:rPr>
          <w:rFonts w:ascii="Times New Roman" w:hAnsi="Times New Roman" w:cs="Times New Roman"/>
          <w:bCs/>
          <w:sz w:val="24"/>
          <w:szCs w:val="24"/>
        </w:rPr>
        <w:t>from their results has 10</w:t>
      </w:r>
      <w:r w:rsidRPr="00860E91">
        <w:rPr>
          <w:rFonts w:ascii="Times New Roman" w:hAnsi="Times New Roman" w:cs="Times New Roman"/>
          <w:bCs/>
          <w:sz w:val="24"/>
          <w:szCs w:val="24"/>
        </w:rPr>
        <w:t xml:space="preserve">% decrease, the new model using BEC have an advantage of power compared to model using RCA. In my case the power for the new model has increased by </w:t>
      </w:r>
      <w:r w:rsidR="00A84763">
        <w:rPr>
          <w:rFonts w:ascii="Times New Roman" w:hAnsi="Times New Roman" w:cs="Times New Roman"/>
          <w:bCs/>
          <w:sz w:val="24"/>
          <w:szCs w:val="24"/>
        </w:rPr>
        <w:t>0.6</w:t>
      </w:r>
      <w:r w:rsidRPr="00860E91">
        <w:rPr>
          <w:rFonts w:ascii="Times New Roman" w:hAnsi="Times New Roman" w:cs="Times New Roman"/>
          <w:bCs/>
          <w:sz w:val="24"/>
          <w:szCs w:val="24"/>
        </w:rPr>
        <w:t>% and</w:t>
      </w:r>
      <w:r w:rsidR="003642F4">
        <w:rPr>
          <w:rFonts w:ascii="Times New Roman" w:hAnsi="Times New Roman" w:cs="Times New Roman"/>
          <w:bCs/>
          <w:sz w:val="24"/>
          <w:szCs w:val="24"/>
        </w:rPr>
        <w:t xml:space="preserve"> this is </w:t>
      </w:r>
      <w:r w:rsidR="00174C67" w:rsidRPr="00860E91">
        <w:rPr>
          <w:rFonts w:ascii="Times New Roman" w:hAnsi="Times New Roman" w:cs="Times New Roman"/>
          <w:bCs/>
          <w:sz w:val="24"/>
          <w:szCs w:val="24"/>
        </w:rPr>
        <w:t xml:space="preserve">due to the </w:t>
      </w:r>
      <w:r w:rsidR="00283EB2">
        <w:rPr>
          <w:rFonts w:ascii="Times New Roman" w:hAnsi="Times New Roman" w:cs="Times New Roman"/>
          <w:bCs/>
          <w:sz w:val="24"/>
          <w:szCs w:val="24"/>
        </w:rPr>
        <w:t xml:space="preserve"> used in my de</w:t>
      </w:r>
      <w:r w:rsidR="006121ED">
        <w:rPr>
          <w:rFonts w:ascii="Times New Roman" w:hAnsi="Times New Roman" w:cs="Times New Roman"/>
          <w:bCs/>
          <w:sz w:val="24"/>
          <w:szCs w:val="24"/>
        </w:rPr>
        <w:t>sign</w:t>
      </w:r>
      <w:r w:rsidR="006D77D0">
        <w:rPr>
          <w:rFonts w:ascii="Times New Roman" w:hAnsi="Times New Roman" w:cs="Times New Roman"/>
          <w:bCs/>
          <w:sz w:val="24"/>
          <w:szCs w:val="24"/>
        </w:rPr>
        <w:t>.</w:t>
      </w:r>
    </w:p>
    <w:p w14:paraId="5C3045D5" w14:textId="27DE5D05" w:rsidR="008E05F9" w:rsidRDefault="00314181" w:rsidP="006A05BF">
      <w:pPr>
        <w:keepNext/>
        <w:keepLines/>
        <w:spacing w:after="120" w:line="240" w:lineRule="auto"/>
        <w:outlineLvl w:val="2"/>
        <w:rPr>
          <w:ins w:id="458" w:author="HP" w:date="2015-12-14T13:13:00Z"/>
          <w:rFonts w:ascii="Times New Roman" w:hAnsi="Times New Roman" w:cs="Times New Roman"/>
          <w:b/>
          <w:sz w:val="24"/>
          <w:szCs w:val="24"/>
        </w:rPr>
      </w:pPr>
      <w:bookmarkStart w:id="459" w:name="_Toc436926902"/>
      <w:r w:rsidRPr="00860E91">
        <w:rPr>
          <w:rFonts w:ascii="Times New Roman" w:hAnsi="Times New Roman" w:cs="Times New Roman"/>
          <w:b/>
          <w:sz w:val="24"/>
          <w:szCs w:val="24"/>
        </w:rPr>
        <w:t>5.4</w:t>
      </w:r>
      <w:r w:rsidR="0099091F" w:rsidRPr="00860E91">
        <w:rPr>
          <w:rFonts w:ascii="Times New Roman" w:hAnsi="Times New Roman" w:cs="Times New Roman"/>
          <w:b/>
          <w:sz w:val="24"/>
          <w:szCs w:val="24"/>
        </w:rPr>
        <w:t xml:space="preserve">. </w:t>
      </w:r>
      <w:r w:rsidRPr="00860E91">
        <w:rPr>
          <w:rFonts w:ascii="Times New Roman" w:hAnsi="Times New Roman" w:cs="Times New Roman"/>
          <w:b/>
          <w:sz w:val="24"/>
          <w:szCs w:val="24"/>
        </w:rPr>
        <w:t xml:space="preserve">Graph </w:t>
      </w:r>
      <w:ins w:id="460" w:author="HP" w:date="2015-12-14T13:13:00Z">
        <w:r w:rsidR="006B5AD6">
          <w:rPr>
            <w:rFonts w:ascii="Times New Roman" w:hAnsi="Times New Roman" w:cs="Times New Roman"/>
            <w:b/>
            <w:sz w:val="24"/>
            <w:szCs w:val="24"/>
          </w:rPr>
          <w:t>C</w:t>
        </w:r>
      </w:ins>
      <w:del w:id="461" w:author="HP" w:date="2015-12-14T13:13:00Z">
        <w:r w:rsidRPr="00860E91" w:rsidDel="006B5AD6">
          <w:rPr>
            <w:rFonts w:ascii="Times New Roman" w:hAnsi="Times New Roman" w:cs="Times New Roman"/>
            <w:b/>
            <w:sz w:val="24"/>
            <w:szCs w:val="24"/>
          </w:rPr>
          <w:delText>c</w:delText>
        </w:r>
      </w:del>
      <w:r w:rsidRPr="00860E91">
        <w:rPr>
          <w:rFonts w:ascii="Times New Roman" w:hAnsi="Times New Roman" w:cs="Times New Roman"/>
          <w:b/>
          <w:sz w:val="24"/>
          <w:szCs w:val="24"/>
        </w:rPr>
        <w:t xml:space="preserve">omparing the Power, Area and Timing of </w:t>
      </w:r>
      <w:bookmarkEnd w:id="459"/>
      <w:del w:id="462" w:author="HP" w:date="2015-12-14T13:23:00Z">
        <w:r w:rsidR="007D6469" w:rsidRPr="007D6469" w:rsidDel="001A4B56">
          <w:delText xml:space="preserve"> </w:delText>
        </w:r>
      </w:del>
      <w:r w:rsidR="007D6469" w:rsidRPr="007D6469">
        <w:rPr>
          <w:rFonts w:ascii="Times New Roman" w:hAnsi="Times New Roman" w:cs="Times New Roman"/>
          <w:b/>
          <w:sz w:val="24"/>
          <w:szCs w:val="24"/>
        </w:rPr>
        <w:t xml:space="preserve">both </w:t>
      </w:r>
      <w:ins w:id="463" w:author="HP" w:date="2015-12-14T13:13:00Z">
        <w:r w:rsidR="006B5AD6">
          <w:rPr>
            <w:rFonts w:ascii="Times New Roman" w:hAnsi="Times New Roman" w:cs="Times New Roman"/>
            <w:b/>
            <w:sz w:val="24"/>
            <w:szCs w:val="24"/>
          </w:rPr>
          <w:t>M</w:t>
        </w:r>
      </w:ins>
      <w:del w:id="464" w:author="HP" w:date="2015-12-14T13:13:00Z">
        <w:r w:rsidR="007D6469" w:rsidRPr="007D6469" w:rsidDel="006B5AD6">
          <w:rPr>
            <w:rFonts w:ascii="Times New Roman" w:hAnsi="Times New Roman" w:cs="Times New Roman"/>
            <w:b/>
            <w:sz w:val="24"/>
            <w:szCs w:val="24"/>
          </w:rPr>
          <w:delText>m</w:delText>
        </w:r>
      </w:del>
      <w:r w:rsidR="007D6469" w:rsidRPr="007D6469">
        <w:rPr>
          <w:rFonts w:ascii="Times New Roman" w:hAnsi="Times New Roman" w:cs="Times New Roman"/>
          <w:b/>
          <w:sz w:val="24"/>
          <w:szCs w:val="24"/>
        </w:rPr>
        <w:t>odels</w:t>
      </w:r>
    </w:p>
    <w:p w14:paraId="18A36102" w14:textId="77777777" w:rsidR="006B5AD6" w:rsidRPr="00860E91" w:rsidRDefault="006B5AD6" w:rsidP="006A05BF">
      <w:pPr>
        <w:keepNext/>
        <w:keepLines/>
        <w:spacing w:after="120" w:line="240" w:lineRule="auto"/>
        <w:outlineLvl w:val="2"/>
        <w:rPr>
          <w:rFonts w:ascii="Times New Roman" w:hAnsi="Times New Roman" w:cs="Times New Roman"/>
          <w:b/>
          <w:sz w:val="24"/>
          <w:szCs w:val="24"/>
        </w:rPr>
      </w:pPr>
    </w:p>
    <w:p w14:paraId="4ECD5B8C" w14:textId="7FEBFD3D" w:rsidR="006B5AD6" w:rsidRPr="006B5AD6" w:rsidRDefault="00703870" w:rsidP="005857B4">
      <w:pPr>
        <w:keepNext/>
        <w:keepLines/>
        <w:spacing w:after="120" w:line="480" w:lineRule="auto"/>
        <w:ind w:firstLine="720"/>
        <w:outlineLvl w:val="2"/>
        <w:rPr>
          <w:rFonts w:ascii="Times New Roman" w:hAnsi="Times New Roman" w:cs="Times New Roman"/>
          <w:b/>
          <w:sz w:val="24"/>
          <w:szCs w:val="24"/>
          <w:rPrChange w:id="465" w:author="HP" w:date="2015-12-14T13:15:00Z">
            <w:rPr>
              <w:rFonts w:ascii="Times New Roman" w:eastAsiaTheme="majorEastAsia" w:hAnsi="Times New Roman" w:cs="Times New Roman"/>
              <w:sz w:val="24"/>
              <w:szCs w:val="24"/>
            </w:rPr>
          </w:rPrChange>
        </w:rPr>
      </w:pPr>
      <w:bookmarkStart w:id="466" w:name="_Toc436926903"/>
      <w:r>
        <w:rPr>
          <w:rFonts w:ascii="Times New Roman" w:hAnsi="Times New Roman" w:cs="Times New Roman"/>
          <w:b/>
          <w:sz w:val="24"/>
          <w:szCs w:val="24"/>
        </w:rPr>
        <w:t>5.4.1. g</w:t>
      </w:r>
      <w:r w:rsidR="008E05F9" w:rsidRPr="00860E91">
        <w:rPr>
          <w:rFonts w:ascii="Times New Roman" w:hAnsi="Times New Roman" w:cs="Times New Roman"/>
          <w:b/>
          <w:sz w:val="24"/>
          <w:szCs w:val="24"/>
        </w:rPr>
        <w:t>raph comparing the area of SQRT CSLA and MSQRT CSLA</w:t>
      </w:r>
      <w:r w:rsidR="00AE27A0">
        <w:rPr>
          <w:rFonts w:ascii="Times New Roman" w:hAnsi="Times New Roman" w:cs="Times New Roman"/>
          <w:b/>
          <w:sz w:val="24"/>
          <w:szCs w:val="24"/>
        </w:rPr>
        <w:t>.</w:t>
      </w:r>
      <w:bookmarkEnd w:id="466"/>
    </w:p>
    <w:p w14:paraId="211A40C0" w14:textId="4B1917A0" w:rsidR="008E05F9" w:rsidRDefault="008E05F9" w:rsidP="005857B4">
      <w:pPr>
        <w:spacing w:after="120" w:line="480" w:lineRule="auto"/>
        <w:jc w:val="center"/>
        <w:rPr>
          <w:rFonts w:ascii="Times New Roman" w:hAnsi="Times New Roman" w:cs="Times New Roman"/>
          <w:b/>
          <w:sz w:val="24"/>
          <w:szCs w:val="24"/>
        </w:rPr>
      </w:pPr>
      <w:r w:rsidRPr="00860E91">
        <w:rPr>
          <w:rFonts w:ascii="Times New Roman" w:hAnsi="Times New Roman" w:cs="Times New Roman"/>
          <w:noProof/>
        </w:rPr>
        <w:drawing>
          <wp:inline distT="0" distB="0" distL="0" distR="0" wp14:anchorId="3BC80E78" wp14:editId="415B7661">
            <wp:extent cx="4105275" cy="2181225"/>
            <wp:effectExtent l="0" t="0" r="952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964CD12" w14:textId="4392FD94" w:rsidR="0045267D" w:rsidRPr="0045267D" w:rsidRDefault="0045267D" w:rsidP="005857B4">
      <w:pPr>
        <w:keepNext/>
        <w:keepLines/>
        <w:spacing w:after="120" w:line="480" w:lineRule="auto"/>
        <w:jc w:val="center"/>
        <w:outlineLvl w:val="2"/>
        <w:rPr>
          <w:rFonts w:ascii="Times New Roman" w:eastAsiaTheme="majorEastAsia" w:hAnsi="Times New Roman" w:cs="Times New Roman"/>
          <w:sz w:val="24"/>
          <w:szCs w:val="24"/>
        </w:rPr>
      </w:pPr>
      <w:bookmarkStart w:id="467" w:name="_Toc435746341"/>
      <w:bookmarkStart w:id="468" w:name="_Toc436136219"/>
      <w:bookmarkStart w:id="469" w:name="_Toc436220625"/>
      <w:bookmarkStart w:id="470" w:name="_Toc436383582"/>
      <w:bookmarkStart w:id="471" w:name="_Toc436657377"/>
      <w:bookmarkStart w:id="472" w:name="_Toc436926904"/>
      <w:r w:rsidRPr="00860E91">
        <w:rPr>
          <w:rFonts w:ascii="Times New Roman" w:hAnsi="Times New Roman" w:cs="Times New Roman"/>
          <w:bCs/>
          <w:sz w:val="24"/>
          <w:szCs w:val="24"/>
        </w:rPr>
        <w:t>Fi</w:t>
      </w:r>
      <w:r w:rsidR="00E64A93">
        <w:rPr>
          <w:rFonts w:ascii="Times New Roman" w:hAnsi="Times New Roman" w:cs="Times New Roman"/>
          <w:bCs/>
          <w:sz w:val="24"/>
          <w:szCs w:val="24"/>
        </w:rPr>
        <w:t>gure 5.12: Graph comparing the area a</w:t>
      </w:r>
      <w:r w:rsidRPr="00860E91">
        <w:rPr>
          <w:rFonts w:ascii="Times New Roman" w:hAnsi="Times New Roman" w:cs="Times New Roman"/>
          <w:bCs/>
          <w:sz w:val="24"/>
          <w:szCs w:val="24"/>
        </w:rPr>
        <w:t>nalysis</w:t>
      </w:r>
      <w:bookmarkEnd w:id="467"/>
      <w:bookmarkEnd w:id="468"/>
      <w:bookmarkEnd w:id="469"/>
      <w:bookmarkEnd w:id="470"/>
      <w:bookmarkEnd w:id="471"/>
      <w:bookmarkEnd w:id="472"/>
    </w:p>
    <w:p w14:paraId="2B1C1809" w14:textId="1B5F068C" w:rsidR="0045267D" w:rsidRDefault="0045267D" w:rsidP="005857B4">
      <w:pPr>
        <w:spacing w:after="120" w:line="480" w:lineRule="auto"/>
        <w:jc w:val="both"/>
        <w:rPr>
          <w:rFonts w:ascii="Times New Roman" w:hAnsi="Times New Roman" w:cs="Times New Roman"/>
          <w:b/>
          <w:sz w:val="24"/>
          <w:szCs w:val="24"/>
        </w:rPr>
      </w:pPr>
      <w:r>
        <w:rPr>
          <w:rFonts w:ascii="Times New Roman" w:hAnsi="Times New Roman" w:cs="Times New Roman"/>
          <w:sz w:val="24"/>
          <w:szCs w:val="24"/>
        </w:rPr>
        <w:tab/>
      </w:r>
      <w:r w:rsidRPr="00860E91">
        <w:rPr>
          <w:rFonts w:ascii="Times New Roman" w:hAnsi="Times New Roman" w:cs="Times New Roman"/>
          <w:sz w:val="24"/>
          <w:szCs w:val="24"/>
        </w:rPr>
        <w:t>The above graph is the area analysis of SQRT CSLA and MSQRT CSLA, it compares my results with that of the results from the papers [6, 10]. The model using dual RCA is described by the blue color bar graph and the model using BEC</w:t>
      </w:r>
      <w:ins w:id="473" w:author="HP" w:date="2015-12-14T13:16:00Z">
        <w:r w:rsidR="006B5AD6">
          <w:rPr>
            <w:rFonts w:ascii="Times New Roman" w:hAnsi="Times New Roman" w:cs="Times New Roman"/>
            <w:sz w:val="24"/>
            <w:szCs w:val="24"/>
          </w:rPr>
          <w:t xml:space="preserve"> is</w:t>
        </w:r>
      </w:ins>
      <w:r w:rsidRPr="00860E91">
        <w:rPr>
          <w:rFonts w:ascii="Times New Roman" w:hAnsi="Times New Roman" w:cs="Times New Roman"/>
          <w:sz w:val="24"/>
          <w:szCs w:val="24"/>
        </w:rPr>
        <w:t xml:space="preserve"> described by the orange color bar graph. In my thesis the area utilized by the SQRT CSLA is </w:t>
      </w:r>
      <w:r w:rsidR="009C572B">
        <w:rPr>
          <w:rFonts w:ascii="Times New Roman" w:hAnsi="Times New Roman" w:cs="Times New Roman"/>
          <w:sz w:val="24"/>
          <w:szCs w:val="24"/>
        </w:rPr>
        <w:t>436.42</w:t>
      </w:r>
      <w:r w:rsidRPr="00860E91">
        <w:rPr>
          <w:rFonts w:ascii="Times New Roman" w:hAnsi="Times New Roman" w:cs="Times New Roman"/>
          <w:sz w:val="24"/>
          <w:szCs w:val="24"/>
        </w:rPr>
        <w:t>um</w:t>
      </w:r>
      <w:r w:rsidRPr="00860E91">
        <w:rPr>
          <w:rFonts w:ascii="Times New Roman" w:hAnsi="Times New Roman" w:cs="Times New Roman"/>
          <w:sz w:val="24"/>
          <w:szCs w:val="24"/>
          <w:vertAlign w:val="superscript"/>
        </w:rPr>
        <w:t>2</w:t>
      </w:r>
      <w:r w:rsidRPr="00860E91">
        <w:rPr>
          <w:rFonts w:ascii="Times New Roman" w:hAnsi="Times New Roman" w:cs="Times New Roman"/>
          <w:sz w:val="24"/>
          <w:szCs w:val="24"/>
        </w:rPr>
        <w:t xml:space="preserve"> and by</w:t>
      </w:r>
      <w:r w:rsidR="00F6524B">
        <w:rPr>
          <w:rFonts w:ascii="Times New Roman" w:hAnsi="Times New Roman" w:cs="Times New Roman"/>
          <w:sz w:val="24"/>
          <w:szCs w:val="24"/>
        </w:rPr>
        <w:t xml:space="preserve"> the MSQRT CSLA is</w:t>
      </w:r>
      <w:r w:rsidRPr="00860E91">
        <w:rPr>
          <w:rFonts w:ascii="Times New Roman" w:hAnsi="Times New Roman" w:cs="Times New Roman"/>
          <w:sz w:val="24"/>
          <w:szCs w:val="24"/>
        </w:rPr>
        <w:t xml:space="preserve"> </w:t>
      </w:r>
      <w:r w:rsidR="009C572B">
        <w:rPr>
          <w:rFonts w:ascii="Times New Roman" w:hAnsi="Times New Roman" w:cs="Times New Roman"/>
          <w:sz w:val="24"/>
          <w:szCs w:val="24"/>
        </w:rPr>
        <w:t>354.20</w:t>
      </w:r>
      <w:r w:rsidRPr="00860E91">
        <w:rPr>
          <w:rFonts w:ascii="Times New Roman" w:hAnsi="Times New Roman" w:cs="Times New Roman"/>
          <w:sz w:val="24"/>
          <w:szCs w:val="24"/>
        </w:rPr>
        <w:t>um</w:t>
      </w:r>
      <w:r w:rsidRPr="00860E91">
        <w:rPr>
          <w:rFonts w:ascii="Times New Roman" w:hAnsi="Times New Roman" w:cs="Times New Roman"/>
          <w:sz w:val="24"/>
          <w:szCs w:val="24"/>
          <w:vertAlign w:val="superscript"/>
        </w:rPr>
        <w:t>2</w:t>
      </w:r>
      <w:r w:rsidRPr="00860E91">
        <w:rPr>
          <w:rFonts w:ascii="Times New Roman" w:hAnsi="Times New Roman" w:cs="Times New Roman"/>
          <w:sz w:val="24"/>
          <w:szCs w:val="24"/>
        </w:rPr>
        <w:t>.</w:t>
      </w:r>
    </w:p>
    <w:p w14:paraId="422F1B80" w14:textId="12F68C47" w:rsidR="006D77D0" w:rsidRDefault="00527792" w:rsidP="005857B4">
      <w:pPr>
        <w:spacing w:after="120" w:line="480" w:lineRule="auto"/>
        <w:jc w:val="center"/>
        <w:rPr>
          <w:rFonts w:ascii="Times New Roman" w:hAnsi="Times New Roman" w:cs="Times New Roman"/>
          <w:b/>
          <w:sz w:val="24"/>
          <w:szCs w:val="24"/>
        </w:rPr>
      </w:pPr>
      <w:r w:rsidRPr="00527792">
        <w:rPr>
          <w:rFonts w:ascii="Times New Roman" w:hAnsi="Times New Roman" w:cs="Times New Roman"/>
          <w:b/>
          <w:noProof/>
          <w:sz w:val="24"/>
          <w:szCs w:val="24"/>
        </w:rPr>
        <w:lastRenderedPageBreak/>
        <w:drawing>
          <wp:inline distT="0" distB="0" distL="0" distR="0" wp14:anchorId="17704840" wp14:editId="2696BD61">
            <wp:extent cx="4011283" cy="2044065"/>
            <wp:effectExtent l="0" t="0" r="8890" b="1333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191075" w14:textId="1BC30CE1" w:rsidR="0045267D" w:rsidRPr="0045267D" w:rsidRDefault="0045267D" w:rsidP="005857B4">
      <w:pPr>
        <w:keepNext/>
        <w:keepLines/>
        <w:spacing w:after="120" w:line="480" w:lineRule="auto"/>
        <w:jc w:val="center"/>
        <w:outlineLvl w:val="2"/>
        <w:rPr>
          <w:rFonts w:ascii="Times New Roman" w:eastAsiaTheme="majorEastAsia" w:hAnsi="Times New Roman" w:cs="Times New Roman"/>
          <w:sz w:val="24"/>
          <w:szCs w:val="24"/>
        </w:rPr>
      </w:pPr>
      <w:bookmarkStart w:id="474" w:name="_Toc436136220"/>
      <w:bookmarkStart w:id="475" w:name="_Toc436220626"/>
      <w:bookmarkStart w:id="476" w:name="_Toc436383583"/>
      <w:bookmarkStart w:id="477" w:name="_Toc436657378"/>
      <w:bookmarkStart w:id="478" w:name="_Toc436926905"/>
      <w:r>
        <w:rPr>
          <w:rFonts w:ascii="Times New Roman" w:hAnsi="Times New Roman" w:cs="Times New Roman"/>
          <w:bCs/>
          <w:sz w:val="24"/>
          <w:szCs w:val="24"/>
        </w:rPr>
        <w:t>Figure 5.13</w:t>
      </w:r>
      <w:r w:rsidRPr="00860E91">
        <w:rPr>
          <w:rFonts w:ascii="Times New Roman" w:hAnsi="Times New Roman" w:cs="Times New Roman"/>
          <w:bCs/>
          <w:sz w:val="24"/>
          <w:szCs w:val="24"/>
        </w:rPr>
        <w:t>: G</w:t>
      </w:r>
      <w:r>
        <w:rPr>
          <w:rFonts w:ascii="Times New Roman" w:hAnsi="Times New Roman" w:cs="Times New Roman"/>
          <w:bCs/>
          <w:sz w:val="24"/>
          <w:szCs w:val="24"/>
        </w:rPr>
        <w:t>raph comparing the percentage difference</w:t>
      </w:r>
      <w:bookmarkEnd w:id="474"/>
      <w:r>
        <w:rPr>
          <w:rFonts w:ascii="Times New Roman" w:hAnsi="Times New Roman" w:cs="Times New Roman"/>
          <w:bCs/>
          <w:sz w:val="24"/>
          <w:szCs w:val="24"/>
        </w:rPr>
        <w:t xml:space="preserve"> </w:t>
      </w:r>
      <w:r w:rsidR="006D3C9F">
        <w:rPr>
          <w:rFonts w:ascii="Times New Roman" w:hAnsi="Times New Roman" w:cs="Times New Roman"/>
          <w:bCs/>
          <w:sz w:val="24"/>
          <w:szCs w:val="24"/>
        </w:rPr>
        <w:t>in area</w:t>
      </w:r>
      <w:bookmarkEnd w:id="475"/>
      <w:bookmarkEnd w:id="476"/>
      <w:bookmarkEnd w:id="477"/>
      <w:bookmarkEnd w:id="478"/>
    </w:p>
    <w:p w14:paraId="06A64F2E" w14:textId="50DFA73C" w:rsidR="00EF1F90" w:rsidRPr="00860E91" w:rsidRDefault="00F63F7D"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The new model</w:t>
      </w:r>
      <w:r w:rsidR="00541FCD">
        <w:rPr>
          <w:rFonts w:ascii="Times New Roman" w:hAnsi="Times New Roman" w:cs="Times New Roman"/>
          <w:sz w:val="24"/>
          <w:szCs w:val="24"/>
        </w:rPr>
        <w:t xml:space="preserve"> in my design</w:t>
      </w:r>
      <w:r w:rsidRPr="00860E91">
        <w:rPr>
          <w:rFonts w:ascii="Times New Roman" w:hAnsi="Times New Roman" w:cs="Times New Roman"/>
          <w:sz w:val="24"/>
          <w:szCs w:val="24"/>
        </w:rPr>
        <w:t xml:space="preserve"> has a</w:t>
      </w:r>
      <w:r w:rsidR="0045267D">
        <w:rPr>
          <w:rFonts w:ascii="Times New Roman" w:hAnsi="Times New Roman" w:cs="Times New Roman"/>
          <w:sz w:val="24"/>
          <w:szCs w:val="24"/>
        </w:rPr>
        <w:t xml:space="preserve"> percentage decrease of</w:t>
      </w:r>
      <w:r w:rsidRPr="00860E91">
        <w:rPr>
          <w:rFonts w:ascii="Times New Roman" w:hAnsi="Times New Roman" w:cs="Times New Roman"/>
          <w:sz w:val="24"/>
          <w:szCs w:val="24"/>
        </w:rPr>
        <w:t xml:space="preserve"> </w:t>
      </w:r>
      <w:r w:rsidR="00A84763">
        <w:rPr>
          <w:rFonts w:ascii="Times New Roman" w:hAnsi="Times New Roman" w:cs="Times New Roman"/>
          <w:b/>
          <w:sz w:val="24"/>
          <w:szCs w:val="24"/>
        </w:rPr>
        <w:t>18.8</w:t>
      </w:r>
      <w:r w:rsidRPr="00860E91">
        <w:rPr>
          <w:rFonts w:ascii="Times New Roman" w:hAnsi="Times New Roman" w:cs="Times New Roman"/>
          <w:sz w:val="24"/>
          <w:szCs w:val="24"/>
        </w:rPr>
        <w:t xml:space="preserve"> </w:t>
      </w:r>
      <w:r w:rsidR="005C778B" w:rsidRPr="00860E91">
        <w:rPr>
          <w:rFonts w:ascii="Times New Roman" w:hAnsi="Times New Roman" w:cs="Times New Roman"/>
          <w:sz w:val="24"/>
          <w:szCs w:val="24"/>
        </w:rPr>
        <w:t>compared to the old model.</w:t>
      </w:r>
      <w:r w:rsidRPr="00860E91">
        <w:rPr>
          <w:rFonts w:ascii="Times New Roman" w:hAnsi="Times New Roman" w:cs="Times New Roman"/>
          <w:sz w:val="24"/>
          <w:szCs w:val="24"/>
        </w:rPr>
        <w:t xml:space="preserve"> From paper [6] the area of MSQRT CSLA also has a percentage decrease of 15%</w:t>
      </w:r>
      <w:r w:rsidR="00EF1F90" w:rsidRPr="00860E91">
        <w:rPr>
          <w:rFonts w:ascii="Times New Roman" w:hAnsi="Times New Roman" w:cs="Times New Roman"/>
          <w:sz w:val="24"/>
          <w:szCs w:val="24"/>
        </w:rPr>
        <w:t xml:space="preserve"> </w:t>
      </w:r>
      <w:del w:id="479" w:author="HP" w:date="2015-12-14T13:16:00Z">
        <w:r w:rsidR="00EF1F90" w:rsidRPr="00860E91" w:rsidDel="006B5AD6">
          <w:rPr>
            <w:rFonts w:ascii="Times New Roman" w:hAnsi="Times New Roman" w:cs="Times New Roman"/>
            <w:sz w:val="24"/>
            <w:szCs w:val="24"/>
          </w:rPr>
          <w:delText xml:space="preserve"> </w:delText>
        </w:r>
      </w:del>
      <w:r w:rsidR="00541FCD">
        <w:rPr>
          <w:rFonts w:ascii="Times New Roman" w:hAnsi="Times New Roman" w:cs="Times New Roman"/>
          <w:sz w:val="24"/>
          <w:szCs w:val="24"/>
        </w:rPr>
        <w:t xml:space="preserve">(area got </w:t>
      </w:r>
      <w:r w:rsidR="00EF1F90" w:rsidRPr="00860E91">
        <w:rPr>
          <w:rFonts w:ascii="Times New Roman" w:hAnsi="Times New Roman" w:cs="Times New Roman"/>
          <w:sz w:val="24"/>
          <w:szCs w:val="24"/>
        </w:rPr>
        <w:t>decreased from</w:t>
      </w:r>
      <w:r w:rsidR="0045267D">
        <w:rPr>
          <w:rFonts w:ascii="Times New Roman" w:hAnsi="Times New Roman" w:cs="Times New Roman"/>
          <w:sz w:val="24"/>
          <w:szCs w:val="24"/>
        </w:rPr>
        <w:t xml:space="preserve"> </w:t>
      </w:r>
      <w:r w:rsidR="00EF1F90" w:rsidRPr="00860E91">
        <w:rPr>
          <w:rFonts w:ascii="Times New Roman" w:hAnsi="Times New Roman" w:cs="Times New Roman"/>
          <w:sz w:val="24"/>
          <w:szCs w:val="24"/>
        </w:rPr>
        <w:t>2272um</w:t>
      </w:r>
      <w:r w:rsidR="00EF1F90" w:rsidRPr="00860E91">
        <w:rPr>
          <w:rFonts w:ascii="Times New Roman" w:hAnsi="Times New Roman" w:cs="Times New Roman"/>
          <w:sz w:val="24"/>
          <w:szCs w:val="24"/>
          <w:vertAlign w:val="superscript"/>
        </w:rPr>
        <w:t>2</w:t>
      </w:r>
      <w:r w:rsidR="00EF1F90" w:rsidRPr="00860E91">
        <w:rPr>
          <w:rFonts w:ascii="Times New Roman" w:hAnsi="Times New Roman" w:cs="Times New Roman"/>
          <w:sz w:val="24"/>
          <w:szCs w:val="24"/>
        </w:rPr>
        <w:t xml:space="preserve"> to 1929um</w:t>
      </w:r>
      <w:r w:rsidR="00EF1F90" w:rsidRPr="00860E91">
        <w:rPr>
          <w:rFonts w:ascii="Times New Roman" w:hAnsi="Times New Roman" w:cs="Times New Roman"/>
          <w:sz w:val="24"/>
          <w:szCs w:val="24"/>
          <w:vertAlign w:val="superscript"/>
        </w:rPr>
        <w:t>2</w:t>
      </w:r>
      <w:r w:rsidR="00541FCD">
        <w:rPr>
          <w:rFonts w:ascii="Times New Roman" w:hAnsi="Times New Roman" w:cs="Times New Roman"/>
          <w:sz w:val="24"/>
          <w:szCs w:val="24"/>
        </w:rPr>
        <w:t>)</w:t>
      </w:r>
      <w:r w:rsidR="00EF1F90" w:rsidRPr="00860E91">
        <w:rPr>
          <w:rFonts w:ascii="Times New Roman" w:hAnsi="Times New Roman" w:cs="Times New Roman"/>
          <w:sz w:val="24"/>
          <w:szCs w:val="24"/>
        </w:rPr>
        <w:t>.The result</w:t>
      </w:r>
      <w:r w:rsidR="00DD0291">
        <w:rPr>
          <w:rFonts w:ascii="Times New Roman" w:hAnsi="Times New Roman" w:cs="Times New Roman"/>
          <w:sz w:val="24"/>
          <w:szCs w:val="24"/>
        </w:rPr>
        <w:t>s from paper [10] show that they</w:t>
      </w:r>
      <w:r w:rsidR="00EF1F90" w:rsidRPr="00860E91">
        <w:rPr>
          <w:rFonts w:ascii="Times New Roman" w:hAnsi="Times New Roman" w:cs="Times New Roman"/>
          <w:sz w:val="24"/>
          <w:szCs w:val="24"/>
        </w:rPr>
        <w:t xml:space="preserve"> h</w:t>
      </w:r>
      <w:r w:rsidR="00DD0291">
        <w:rPr>
          <w:rFonts w:ascii="Times New Roman" w:hAnsi="Times New Roman" w:cs="Times New Roman"/>
          <w:sz w:val="24"/>
          <w:szCs w:val="24"/>
        </w:rPr>
        <w:t>ave a percentage decrease of 22.5</w:t>
      </w:r>
      <w:r w:rsidR="002F2389">
        <w:rPr>
          <w:rFonts w:ascii="Times New Roman" w:hAnsi="Times New Roman" w:cs="Times New Roman"/>
          <w:sz w:val="24"/>
          <w:szCs w:val="24"/>
        </w:rPr>
        <w:t>%</w:t>
      </w:r>
      <w:r w:rsidR="00DD0291">
        <w:rPr>
          <w:rFonts w:ascii="Times New Roman" w:hAnsi="Times New Roman" w:cs="Times New Roman"/>
          <w:sz w:val="24"/>
          <w:szCs w:val="24"/>
        </w:rPr>
        <w:t xml:space="preserve"> </w:t>
      </w:r>
      <w:r w:rsidR="00EF1F90" w:rsidRPr="00860E91">
        <w:rPr>
          <w:rFonts w:ascii="Times New Roman" w:hAnsi="Times New Roman" w:cs="Times New Roman"/>
          <w:sz w:val="24"/>
          <w:szCs w:val="24"/>
        </w:rPr>
        <w:t>in their new model</w:t>
      </w:r>
      <w:r w:rsidR="00541FCD">
        <w:rPr>
          <w:rFonts w:ascii="Times New Roman" w:hAnsi="Times New Roman" w:cs="Times New Roman"/>
          <w:sz w:val="24"/>
          <w:szCs w:val="24"/>
        </w:rPr>
        <w:t xml:space="preserve"> (</w:t>
      </w:r>
      <w:r w:rsidR="00FE6696">
        <w:rPr>
          <w:rFonts w:ascii="Times New Roman" w:hAnsi="Times New Roman" w:cs="Times New Roman"/>
          <w:sz w:val="24"/>
          <w:szCs w:val="24"/>
        </w:rPr>
        <w:t>area</w:t>
      </w:r>
      <w:r w:rsidR="00EF1F90" w:rsidRPr="00860E91">
        <w:rPr>
          <w:rFonts w:ascii="Times New Roman" w:hAnsi="Times New Roman" w:cs="Times New Roman"/>
          <w:sz w:val="24"/>
          <w:szCs w:val="24"/>
        </w:rPr>
        <w:t xml:space="preserve"> got decreased from 434um</w:t>
      </w:r>
      <w:r w:rsidR="00EF1F90" w:rsidRPr="00860E91">
        <w:rPr>
          <w:rFonts w:ascii="Times New Roman" w:hAnsi="Times New Roman" w:cs="Times New Roman"/>
          <w:sz w:val="24"/>
          <w:szCs w:val="24"/>
          <w:vertAlign w:val="superscript"/>
        </w:rPr>
        <w:t>2</w:t>
      </w:r>
      <w:r w:rsidR="00EF1F90" w:rsidRPr="00860E91">
        <w:rPr>
          <w:rFonts w:ascii="Times New Roman" w:hAnsi="Times New Roman" w:cs="Times New Roman"/>
          <w:sz w:val="24"/>
          <w:szCs w:val="24"/>
        </w:rPr>
        <w:t xml:space="preserve"> to 337um</w:t>
      </w:r>
      <w:r w:rsidR="00EF1F90" w:rsidRPr="00860E91">
        <w:rPr>
          <w:rFonts w:ascii="Times New Roman" w:hAnsi="Times New Roman" w:cs="Times New Roman"/>
          <w:sz w:val="24"/>
          <w:szCs w:val="24"/>
          <w:vertAlign w:val="superscript"/>
        </w:rPr>
        <w:t>2</w:t>
      </w:r>
      <w:r w:rsidR="00541FCD">
        <w:rPr>
          <w:rFonts w:ascii="Times New Roman" w:hAnsi="Times New Roman" w:cs="Times New Roman"/>
          <w:sz w:val="24"/>
          <w:szCs w:val="24"/>
        </w:rPr>
        <w:t>).</w:t>
      </w:r>
    </w:p>
    <w:p w14:paraId="355BC408" w14:textId="2F1F942C" w:rsidR="002D0DE0" w:rsidRPr="00860E91" w:rsidRDefault="008E05F9" w:rsidP="005857B4">
      <w:pPr>
        <w:keepNext/>
        <w:keepLines/>
        <w:spacing w:after="120" w:line="480" w:lineRule="auto"/>
        <w:ind w:firstLine="720"/>
        <w:outlineLvl w:val="2"/>
        <w:rPr>
          <w:rFonts w:ascii="Times New Roman" w:eastAsiaTheme="majorEastAsia" w:hAnsi="Times New Roman" w:cs="Times New Roman"/>
          <w:sz w:val="24"/>
          <w:szCs w:val="24"/>
        </w:rPr>
      </w:pPr>
      <w:bookmarkStart w:id="480" w:name="_Toc436926906"/>
      <w:r w:rsidRPr="00860E91">
        <w:rPr>
          <w:rFonts w:ascii="Times New Roman" w:hAnsi="Times New Roman" w:cs="Times New Roman"/>
          <w:b/>
          <w:sz w:val="24"/>
          <w:szCs w:val="24"/>
        </w:rPr>
        <w:t>5.4.2</w:t>
      </w:r>
      <w:r w:rsidR="008622C3" w:rsidRPr="00860E91">
        <w:rPr>
          <w:rFonts w:ascii="Times New Roman" w:hAnsi="Times New Roman" w:cs="Times New Roman"/>
          <w:b/>
          <w:sz w:val="24"/>
          <w:szCs w:val="24"/>
        </w:rPr>
        <w:t>.</w:t>
      </w:r>
      <w:r w:rsidR="002D0DE0" w:rsidRPr="00860E91">
        <w:rPr>
          <w:rFonts w:ascii="Times New Roman" w:hAnsi="Times New Roman" w:cs="Times New Roman"/>
          <w:b/>
          <w:sz w:val="24"/>
          <w:szCs w:val="24"/>
        </w:rPr>
        <w:t xml:space="preserve"> </w:t>
      </w:r>
      <w:r w:rsidR="00682C74">
        <w:rPr>
          <w:rFonts w:ascii="Times New Roman" w:hAnsi="Times New Roman" w:cs="Times New Roman"/>
          <w:b/>
          <w:sz w:val="24"/>
          <w:szCs w:val="24"/>
        </w:rPr>
        <w:t>g</w:t>
      </w:r>
      <w:r w:rsidR="002D0DE0" w:rsidRPr="00860E91">
        <w:rPr>
          <w:rFonts w:ascii="Times New Roman" w:hAnsi="Times New Roman" w:cs="Times New Roman"/>
          <w:b/>
          <w:sz w:val="24"/>
          <w:szCs w:val="24"/>
        </w:rPr>
        <w:t>raph</w:t>
      </w:r>
      <w:r w:rsidR="008622C3" w:rsidRPr="00860E91">
        <w:rPr>
          <w:rFonts w:ascii="Times New Roman" w:hAnsi="Times New Roman" w:cs="Times New Roman"/>
          <w:b/>
          <w:sz w:val="24"/>
          <w:szCs w:val="24"/>
        </w:rPr>
        <w:t xml:space="preserve"> comparing the p</w:t>
      </w:r>
      <w:r w:rsidR="002D0DE0" w:rsidRPr="00860E91">
        <w:rPr>
          <w:rFonts w:ascii="Times New Roman" w:hAnsi="Times New Roman" w:cs="Times New Roman"/>
          <w:b/>
          <w:sz w:val="24"/>
          <w:szCs w:val="24"/>
        </w:rPr>
        <w:t>ower of SQRT CSLA and MSQRT CSL</w:t>
      </w:r>
      <w:r w:rsidR="00334393" w:rsidRPr="00860E91">
        <w:rPr>
          <w:rFonts w:ascii="Times New Roman" w:hAnsi="Times New Roman" w:cs="Times New Roman"/>
          <w:b/>
          <w:sz w:val="24"/>
          <w:szCs w:val="24"/>
        </w:rPr>
        <w:t>A</w:t>
      </w:r>
      <w:r w:rsidR="00AE27A0">
        <w:rPr>
          <w:rFonts w:ascii="Times New Roman" w:hAnsi="Times New Roman" w:cs="Times New Roman"/>
          <w:b/>
          <w:sz w:val="24"/>
          <w:szCs w:val="24"/>
        </w:rPr>
        <w:t>.</w:t>
      </w:r>
      <w:bookmarkEnd w:id="480"/>
    </w:p>
    <w:p w14:paraId="6A060703" w14:textId="2E015341" w:rsidR="002D0DE0" w:rsidRDefault="000169A0" w:rsidP="005857B4">
      <w:pPr>
        <w:tabs>
          <w:tab w:val="left" w:pos="2520"/>
        </w:tabs>
        <w:spacing w:after="120" w:line="480" w:lineRule="auto"/>
        <w:jc w:val="center"/>
        <w:rPr>
          <w:rFonts w:ascii="Times New Roman" w:hAnsi="Times New Roman" w:cs="Times New Roman"/>
          <w:bCs/>
          <w:sz w:val="24"/>
          <w:szCs w:val="24"/>
        </w:rPr>
      </w:pPr>
      <w:r w:rsidRPr="00860E91">
        <w:rPr>
          <w:rFonts w:ascii="Times New Roman" w:hAnsi="Times New Roman" w:cs="Times New Roman"/>
          <w:bCs/>
          <w:noProof/>
          <w:sz w:val="24"/>
          <w:szCs w:val="24"/>
        </w:rPr>
        <w:drawing>
          <wp:inline distT="0" distB="0" distL="0" distR="0" wp14:anchorId="03E3ADE6" wp14:editId="265E825B">
            <wp:extent cx="3629025" cy="21431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6F3E80" w14:textId="0072665D" w:rsidR="0045267D" w:rsidRPr="00860E91" w:rsidRDefault="0045267D" w:rsidP="005857B4">
      <w:pPr>
        <w:keepNext/>
        <w:keepLines/>
        <w:spacing w:after="120" w:line="480" w:lineRule="auto"/>
        <w:jc w:val="center"/>
        <w:outlineLvl w:val="2"/>
        <w:rPr>
          <w:rFonts w:ascii="Times New Roman" w:eastAsiaTheme="majorEastAsia" w:hAnsi="Times New Roman" w:cs="Times New Roman"/>
          <w:sz w:val="24"/>
          <w:szCs w:val="24"/>
        </w:rPr>
      </w:pPr>
      <w:bookmarkStart w:id="481" w:name="_Toc435746343"/>
      <w:bookmarkStart w:id="482" w:name="_Toc436136222"/>
      <w:bookmarkStart w:id="483" w:name="_Toc436220628"/>
      <w:bookmarkStart w:id="484" w:name="_Toc436383585"/>
      <w:bookmarkStart w:id="485" w:name="_Toc436657380"/>
      <w:bookmarkStart w:id="486" w:name="_Toc436926907"/>
      <w:r>
        <w:rPr>
          <w:rFonts w:ascii="Times New Roman" w:hAnsi="Times New Roman" w:cs="Times New Roman"/>
          <w:bCs/>
          <w:sz w:val="24"/>
          <w:szCs w:val="24"/>
        </w:rPr>
        <w:t>Figure 5.14</w:t>
      </w:r>
      <w:r w:rsidR="00E64A93">
        <w:rPr>
          <w:rFonts w:ascii="Times New Roman" w:hAnsi="Times New Roman" w:cs="Times New Roman"/>
          <w:bCs/>
          <w:sz w:val="24"/>
          <w:szCs w:val="24"/>
        </w:rPr>
        <w:t>: Graph comparing the power a</w:t>
      </w:r>
      <w:r w:rsidRPr="00860E91">
        <w:rPr>
          <w:rFonts w:ascii="Times New Roman" w:hAnsi="Times New Roman" w:cs="Times New Roman"/>
          <w:bCs/>
          <w:sz w:val="24"/>
          <w:szCs w:val="24"/>
        </w:rPr>
        <w:t>nalysis</w:t>
      </w:r>
      <w:bookmarkEnd w:id="481"/>
      <w:bookmarkEnd w:id="482"/>
      <w:bookmarkEnd w:id="483"/>
      <w:bookmarkEnd w:id="484"/>
      <w:bookmarkEnd w:id="485"/>
      <w:bookmarkEnd w:id="486"/>
    </w:p>
    <w:p w14:paraId="27B9B55B" w14:textId="77777777" w:rsidR="0045267D" w:rsidRDefault="0045267D" w:rsidP="005857B4">
      <w:pPr>
        <w:tabs>
          <w:tab w:val="left" w:pos="2520"/>
        </w:tabs>
        <w:spacing w:after="120" w:line="480" w:lineRule="auto"/>
        <w:jc w:val="center"/>
        <w:rPr>
          <w:rFonts w:ascii="Times New Roman" w:hAnsi="Times New Roman" w:cs="Times New Roman"/>
          <w:bCs/>
          <w:sz w:val="24"/>
          <w:szCs w:val="24"/>
        </w:rPr>
      </w:pPr>
    </w:p>
    <w:p w14:paraId="631E3BF3" w14:textId="4479CDF6" w:rsidR="00C314C8" w:rsidRDefault="00C314C8" w:rsidP="005857B4">
      <w:pPr>
        <w:tabs>
          <w:tab w:val="left" w:pos="2520"/>
        </w:tabs>
        <w:spacing w:after="120" w:line="480" w:lineRule="auto"/>
        <w:jc w:val="center"/>
        <w:rPr>
          <w:rFonts w:ascii="Times New Roman" w:hAnsi="Times New Roman" w:cs="Times New Roman"/>
          <w:bCs/>
          <w:sz w:val="24"/>
          <w:szCs w:val="24"/>
        </w:rPr>
      </w:pPr>
      <w:r w:rsidRPr="00C314C8">
        <w:rPr>
          <w:rFonts w:ascii="Times New Roman" w:hAnsi="Times New Roman" w:cs="Times New Roman"/>
          <w:bCs/>
          <w:noProof/>
          <w:sz w:val="24"/>
          <w:szCs w:val="24"/>
        </w:rPr>
        <w:lastRenderedPageBreak/>
        <w:drawing>
          <wp:inline distT="0" distB="0" distL="0" distR="0" wp14:anchorId="337BE265" wp14:editId="535A21A7">
            <wp:extent cx="3717985" cy="2122098"/>
            <wp:effectExtent l="0" t="0" r="15875" b="1206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3534230" w14:textId="2FB05421" w:rsidR="0045267D" w:rsidRPr="0045267D" w:rsidRDefault="0045267D" w:rsidP="005857B4">
      <w:pPr>
        <w:keepNext/>
        <w:keepLines/>
        <w:spacing w:after="120" w:line="480" w:lineRule="auto"/>
        <w:jc w:val="center"/>
        <w:outlineLvl w:val="2"/>
        <w:rPr>
          <w:rFonts w:ascii="Times New Roman" w:eastAsiaTheme="majorEastAsia" w:hAnsi="Times New Roman" w:cs="Times New Roman"/>
          <w:sz w:val="24"/>
          <w:szCs w:val="24"/>
        </w:rPr>
      </w:pPr>
      <w:bookmarkStart w:id="487" w:name="_Toc436136223"/>
      <w:bookmarkStart w:id="488" w:name="_Toc436220629"/>
      <w:bookmarkStart w:id="489" w:name="_Toc436383586"/>
      <w:bookmarkStart w:id="490" w:name="_Toc436657381"/>
      <w:bookmarkStart w:id="491" w:name="_Toc436926908"/>
      <w:r>
        <w:rPr>
          <w:rFonts w:ascii="Times New Roman" w:hAnsi="Times New Roman" w:cs="Times New Roman"/>
          <w:bCs/>
          <w:sz w:val="24"/>
          <w:szCs w:val="24"/>
        </w:rPr>
        <w:t>Figure 5.15</w:t>
      </w:r>
      <w:r w:rsidRPr="00860E91">
        <w:rPr>
          <w:rFonts w:ascii="Times New Roman" w:hAnsi="Times New Roman" w:cs="Times New Roman"/>
          <w:bCs/>
          <w:sz w:val="24"/>
          <w:szCs w:val="24"/>
        </w:rPr>
        <w:t>: G</w:t>
      </w:r>
      <w:r>
        <w:rPr>
          <w:rFonts w:ascii="Times New Roman" w:hAnsi="Times New Roman" w:cs="Times New Roman"/>
          <w:bCs/>
          <w:sz w:val="24"/>
          <w:szCs w:val="24"/>
        </w:rPr>
        <w:t>raph comparing the percentage difference</w:t>
      </w:r>
      <w:r w:rsidR="000E6D95">
        <w:rPr>
          <w:rFonts w:ascii="Times New Roman" w:hAnsi="Times New Roman" w:cs="Times New Roman"/>
          <w:bCs/>
          <w:sz w:val="24"/>
          <w:szCs w:val="24"/>
        </w:rPr>
        <w:t xml:space="preserve"> of power</w:t>
      </w:r>
      <w:bookmarkEnd w:id="487"/>
      <w:bookmarkEnd w:id="488"/>
      <w:bookmarkEnd w:id="489"/>
      <w:bookmarkEnd w:id="490"/>
      <w:bookmarkEnd w:id="491"/>
    </w:p>
    <w:p w14:paraId="13CE2CA6" w14:textId="23B1DE4F" w:rsidR="00110E86" w:rsidRPr="00860E91" w:rsidRDefault="008622C3" w:rsidP="005857B4">
      <w:pPr>
        <w:tabs>
          <w:tab w:val="left" w:pos="720"/>
          <w:tab w:val="left" w:pos="2520"/>
        </w:tabs>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In the above graph</w:t>
      </w:r>
      <w:r w:rsidR="00F6524B">
        <w:rPr>
          <w:rFonts w:ascii="Times New Roman" w:hAnsi="Times New Roman" w:cs="Times New Roman"/>
          <w:bCs/>
          <w:sz w:val="24"/>
          <w:szCs w:val="24"/>
        </w:rPr>
        <w:t>s</w:t>
      </w:r>
      <w:r w:rsidR="009D718E">
        <w:rPr>
          <w:rFonts w:ascii="Times New Roman" w:hAnsi="Times New Roman" w:cs="Times New Roman"/>
          <w:bCs/>
          <w:sz w:val="24"/>
          <w:szCs w:val="24"/>
        </w:rPr>
        <w:t xml:space="preserve"> from my results</w:t>
      </w:r>
      <w:r w:rsidRPr="00860E91">
        <w:rPr>
          <w:rFonts w:ascii="Times New Roman" w:hAnsi="Times New Roman" w:cs="Times New Roman"/>
          <w:bCs/>
          <w:sz w:val="24"/>
          <w:szCs w:val="24"/>
        </w:rPr>
        <w:t xml:space="preserve"> the power consumed by SQRT CSLA is </w:t>
      </w:r>
      <w:r w:rsidR="009C572B">
        <w:rPr>
          <w:rFonts w:ascii="Times New Roman" w:hAnsi="Times New Roman" w:cs="Times New Roman"/>
          <w:bCs/>
          <w:sz w:val="24"/>
          <w:szCs w:val="24"/>
        </w:rPr>
        <w:t>19.99</w:t>
      </w:r>
      <w:r w:rsidR="00EF1F90" w:rsidRPr="00860E91">
        <w:rPr>
          <w:rFonts w:ascii="Times New Roman" w:hAnsi="Times New Roman" w:cs="Times New Roman"/>
          <w:bCs/>
          <w:sz w:val="24"/>
          <w:szCs w:val="24"/>
        </w:rPr>
        <w:t xml:space="preserve">uw and MSQRT CSLA is </w:t>
      </w:r>
      <w:r w:rsidR="009C572B">
        <w:rPr>
          <w:rFonts w:ascii="Times New Roman" w:hAnsi="Times New Roman" w:cs="Times New Roman"/>
          <w:bCs/>
          <w:sz w:val="24"/>
          <w:szCs w:val="24"/>
        </w:rPr>
        <w:t>20.12</w:t>
      </w:r>
      <w:r w:rsidR="00EF1F90" w:rsidRPr="00860E91">
        <w:rPr>
          <w:rFonts w:ascii="Times New Roman" w:hAnsi="Times New Roman" w:cs="Times New Roman"/>
          <w:bCs/>
          <w:sz w:val="24"/>
          <w:szCs w:val="24"/>
        </w:rPr>
        <w:t xml:space="preserve">uw, which leaves the new model with a </w:t>
      </w:r>
      <w:r w:rsidR="00A84763">
        <w:rPr>
          <w:rFonts w:ascii="Times New Roman" w:hAnsi="Times New Roman" w:cs="Times New Roman"/>
          <w:bCs/>
          <w:sz w:val="24"/>
          <w:szCs w:val="24"/>
        </w:rPr>
        <w:t>0.6</w:t>
      </w:r>
      <w:r w:rsidR="00EF1F90" w:rsidRPr="00860E91">
        <w:rPr>
          <w:rFonts w:ascii="Times New Roman" w:hAnsi="Times New Roman" w:cs="Times New Roman"/>
          <w:bCs/>
          <w:sz w:val="24"/>
          <w:szCs w:val="24"/>
        </w:rPr>
        <w:t xml:space="preserve">% increase in </w:t>
      </w:r>
      <w:r w:rsidR="00327C2A">
        <w:rPr>
          <w:rFonts w:ascii="Times New Roman" w:hAnsi="Times New Roman" w:cs="Times New Roman"/>
          <w:bCs/>
          <w:sz w:val="24"/>
          <w:szCs w:val="24"/>
        </w:rPr>
        <w:t>its power.</w:t>
      </w:r>
      <w:r w:rsidR="008A59D8" w:rsidRPr="00860E91">
        <w:rPr>
          <w:rFonts w:ascii="Times New Roman" w:hAnsi="Times New Roman" w:cs="Times New Roman"/>
          <w:bCs/>
          <w:sz w:val="24"/>
          <w:szCs w:val="24"/>
        </w:rPr>
        <w:t xml:space="preserve"> Comparing the results with the results of paper 6, </w:t>
      </w:r>
      <w:r w:rsidR="00B47D97" w:rsidRPr="00860E91">
        <w:rPr>
          <w:rFonts w:ascii="Times New Roman" w:hAnsi="Times New Roman" w:cs="Times New Roman"/>
          <w:bCs/>
          <w:sz w:val="24"/>
          <w:szCs w:val="24"/>
        </w:rPr>
        <w:t>they have a percentage decrease of</w:t>
      </w:r>
      <w:r w:rsidR="008A59D8" w:rsidRPr="00860E91">
        <w:rPr>
          <w:rFonts w:ascii="Times New Roman" w:hAnsi="Times New Roman" w:cs="Times New Roman"/>
          <w:bCs/>
          <w:sz w:val="24"/>
          <w:szCs w:val="24"/>
        </w:rPr>
        <w:t xml:space="preserve"> 10% for</w:t>
      </w:r>
      <w:r w:rsidR="00F6524B">
        <w:rPr>
          <w:rFonts w:ascii="Times New Roman" w:hAnsi="Times New Roman" w:cs="Times New Roman"/>
          <w:bCs/>
          <w:sz w:val="24"/>
          <w:szCs w:val="24"/>
        </w:rPr>
        <w:t xml:space="preserve"> the new model</w:t>
      </w:r>
      <w:r w:rsidR="008A59D8" w:rsidRPr="00860E91">
        <w:rPr>
          <w:rFonts w:ascii="Times New Roman" w:hAnsi="Times New Roman" w:cs="Times New Roman"/>
          <w:bCs/>
          <w:sz w:val="24"/>
          <w:szCs w:val="24"/>
        </w:rPr>
        <w:t xml:space="preserve">. </w:t>
      </w:r>
      <w:r w:rsidR="00EF1F90" w:rsidRPr="00860E91">
        <w:rPr>
          <w:rFonts w:ascii="Times New Roman" w:hAnsi="Times New Roman" w:cs="Times New Roman"/>
          <w:bCs/>
          <w:sz w:val="24"/>
          <w:szCs w:val="24"/>
        </w:rPr>
        <w:t xml:space="preserve">The circuit which is designed in the paper [6] uses a 1.8V and uses 0.18um TSMC process and is simulated in a different </w:t>
      </w:r>
      <w:r w:rsidR="0057419D">
        <w:rPr>
          <w:rFonts w:ascii="Times New Roman" w:hAnsi="Times New Roman" w:cs="Times New Roman"/>
          <w:bCs/>
          <w:sz w:val="24"/>
          <w:szCs w:val="24"/>
        </w:rPr>
        <w:t>tool</w:t>
      </w:r>
      <w:r w:rsidR="004A1377">
        <w:rPr>
          <w:rFonts w:ascii="Times New Roman" w:hAnsi="Times New Roman" w:cs="Times New Roman"/>
          <w:bCs/>
          <w:sz w:val="24"/>
          <w:szCs w:val="24"/>
        </w:rPr>
        <w:t xml:space="preserve"> using the netlist file</w:t>
      </w:r>
      <w:r w:rsidR="0057419D">
        <w:rPr>
          <w:rFonts w:ascii="Times New Roman" w:hAnsi="Times New Roman" w:cs="Times New Roman"/>
          <w:bCs/>
          <w:sz w:val="24"/>
          <w:szCs w:val="24"/>
        </w:rPr>
        <w:t xml:space="preserve"> so </w:t>
      </w:r>
      <w:r w:rsidR="004A1377">
        <w:rPr>
          <w:rFonts w:ascii="Times New Roman" w:hAnsi="Times New Roman" w:cs="Times New Roman"/>
          <w:bCs/>
          <w:sz w:val="24"/>
          <w:szCs w:val="24"/>
        </w:rPr>
        <w:t xml:space="preserve">they have </w:t>
      </w:r>
      <w:r w:rsidR="00B47D97" w:rsidRPr="00860E91">
        <w:rPr>
          <w:rFonts w:ascii="Times New Roman" w:hAnsi="Times New Roman" w:cs="Times New Roman"/>
          <w:bCs/>
          <w:sz w:val="24"/>
          <w:szCs w:val="24"/>
        </w:rPr>
        <w:t>variations in power</w:t>
      </w:r>
      <w:r w:rsidR="00EF1F90" w:rsidRPr="00860E91">
        <w:rPr>
          <w:rFonts w:ascii="Times New Roman" w:hAnsi="Times New Roman" w:cs="Times New Roman"/>
          <w:bCs/>
          <w:sz w:val="24"/>
          <w:szCs w:val="24"/>
        </w:rPr>
        <w:t xml:space="preserve"> consumed by their circuit.</w:t>
      </w:r>
    </w:p>
    <w:p w14:paraId="5AC56CE8" w14:textId="79AA41DB" w:rsidR="00334393" w:rsidRDefault="00D647B0" w:rsidP="005857B4">
      <w:pPr>
        <w:keepNext/>
        <w:keepLines/>
        <w:spacing w:after="120" w:line="480" w:lineRule="auto"/>
        <w:ind w:firstLine="720"/>
        <w:outlineLvl w:val="2"/>
        <w:rPr>
          <w:rFonts w:ascii="Times New Roman" w:hAnsi="Times New Roman" w:cs="Times New Roman"/>
          <w:b/>
          <w:sz w:val="24"/>
          <w:szCs w:val="24"/>
        </w:rPr>
      </w:pPr>
      <w:bookmarkStart w:id="492" w:name="_Toc436926909"/>
      <w:r w:rsidRPr="00860E91">
        <w:rPr>
          <w:rFonts w:ascii="Times New Roman" w:hAnsi="Times New Roman" w:cs="Times New Roman"/>
          <w:b/>
          <w:sz w:val="24"/>
          <w:szCs w:val="24"/>
        </w:rPr>
        <w:t>5.4.3</w:t>
      </w:r>
      <w:r w:rsidR="0099091F" w:rsidRPr="00860E91">
        <w:rPr>
          <w:rFonts w:ascii="Times New Roman" w:hAnsi="Times New Roman" w:cs="Times New Roman"/>
          <w:b/>
          <w:sz w:val="24"/>
          <w:szCs w:val="24"/>
        </w:rPr>
        <w:t xml:space="preserve">. </w:t>
      </w:r>
      <w:r w:rsidR="00682C74">
        <w:rPr>
          <w:rFonts w:ascii="Times New Roman" w:hAnsi="Times New Roman" w:cs="Times New Roman"/>
          <w:b/>
          <w:sz w:val="24"/>
          <w:szCs w:val="24"/>
        </w:rPr>
        <w:t>g</w:t>
      </w:r>
      <w:r w:rsidR="00334393" w:rsidRPr="00860E91">
        <w:rPr>
          <w:rFonts w:ascii="Times New Roman" w:hAnsi="Times New Roman" w:cs="Times New Roman"/>
          <w:b/>
          <w:sz w:val="24"/>
          <w:szCs w:val="24"/>
        </w:rPr>
        <w:t>raph</w:t>
      </w:r>
      <w:r w:rsidR="008622C3" w:rsidRPr="00860E91">
        <w:rPr>
          <w:rFonts w:ascii="Times New Roman" w:hAnsi="Times New Roman" w:cs="Times New Roman"/>
          <w:b/>
          <w:sz w:val="24"/>
          <w:szCs w:val="24"/>
        </w:rPr>
        <w:t xml:space="preserve"> comparing the t</w:t>
      </w:r>
      <w:r w:rsidR="00334393" w:rsidRPr="00860E91">
        <w:rPr>
          <w:rFonts w:ascii="Times New Roman" w:hAnsi="Times New Roman" w:cs="Times New Roman"/>
          <w:b/>
          <w:sz w:val="24"/>
          <w:szCs w:val="24"/>
        </w:rPr>
        <w:t>iming of SQRT CSLA and MSQRT CSLA</w:t>
      </w:r>
      <w:r w:rsidR="00AE27A0">
        <w:rPr>
          <w:rFonts w:ascii="Times New Roman" w:hAnsi="Times New Roman" w:cs="Times New Roman"/>
          <w:b/>
          <w:sz w:val="24"/>
          <w:szCs w:val="24"/>
        </w:rPr>
        <w:t>.</w:t>
      </w:r>
      <w:bookmarkEnd w:id="492"/>
    </w:p>
    <w:p w14:paraId="5F071944" w14:textId="19E89112" w:rsidR="00AC0EF9" w:rsidRPr="00860E91" w:rsidRDefault="00AC0EF9" w:rsidP="00AC0EF9">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Th</w:t>
      </w:r>
      <w:r>
        <w:rPr>
          <w:rFonts w:ascii="Times New Roman" w:hAnsi="Times New Roman" w:cs="Times New Roman"/>
          <w:sz w:val="24"/>
          <w:szCs w:val="24"/>
        </w:rPr>
        <w:t>e delay p</w:t>
      </w:r>
      <w:r w:rsidRPr="00860E91">
        <w:rPr>
          <w:rFonts w:ascii="Times New Roman" w:hAnsi="Times New Roman" w:cs="Times New Roman"/>
          <w:sz w:val="24"/>
          <w:szCs w:val="24"/>
        </w:rPr>
        <w:t>arameter f</w:t>
      </w:r>
      <w:r>
        <w:rPr>
          <w:rFonts w:ascii="Times New Roman" w:hAnsi="Times New Roman" w:cs="Times New Roman"/>
          <w:sz w:val="24"/>
          <w:szCs w:val="24"/>
        </w:rPr>
        <w:t>or</w:t>
      </w:r>
      <w:r w:rsidRPr="00860E91">
        <w:rPr>
          <w:rFonts w:ascii="Times New Roman" w:hAnsi="Times New Roman" w:cs="Times New Roman"/>
          <w:sz w:val="24"/>
          <w:szCs w:val="24"/>
        </w:rPr>
        <w:t xml:space="preserve"> the MSQRT CSLA is calculated from the design compiler and is little bit high than that of the SQRT CSLA, this is because for the ordinary SQRT CSLA the delay is </w:t>
      </w:r>
      <w:r>
        <w:rPr>
          <w:rFonts w:ascii="Times New Roman" w:hAnsi="Times New Roman" w:cs="Times New Roman"/>
          <w:sz w:val="24"/>
          <w:szCs w:val="24"/>
        </w:rPr>
        <w:t>calculated only for</w:t>
      </w:r>
      <w:r w:rsidRPr="00860E91">
        <w:rPr>
          <w:rFonts w:ascii="Times New Roman" w:hAnsi="Times New Roman" w:cs="Times New Roman"/>
          <w:sz w:val="24"/>
          <w:szCs w:val="24"/>
        </w:rPr>
        <w:t xml:space="preserve"> the RCA’s but for the modified model it depends on both the RCA with </w:t>
      </w:r>
      <w:proofErr w:type="spellStart"/>
      <w:r w:rsidRPr="00860E91">
        <w:rPr>
          <w:rFonts w:ascii="Times New Roman" w:hAnsi="Times New Roman" w:cs="Times New Roman"/>
          <w:sz w:val="24"/>
          <w:szCs w:val="24"/>
        </w:rPr>
        <w:t>C</w:t>
      </w:r>
      <w:r w:rsidRPr="00860E91">
        <w:rPr>
          <w:rFonts w:ascii="Times New Roman" w:hAnsi="Times New Roman" w:cs="Times New Roman"/>
          <w:sz w:val="24"/>
          <w:szCs w:val="24"/>
          <w:vertAlign w:val="subscript"/>
        </w:rPr>
        <w:t>in</w:t>
      </w:r>
      <w:proofErr w:type="spellEnd"/>
      <w:r w:rsidRPr="00860E91">
        <w:rPr>
          <w:rFonts w:ascii="Times New Roman" w:hAnsi="Times New Roman" w:cs="Times New Roman"/>
          <w:sz w:val="24"/>
          <w:szCs w:val="24"/>
        </w:rPr>
        <w:t xml:space="preserve"> bit 0 and the BEC </w:t>
      </w:r>
      <w:r>
        <w:rPr>
          <w:rFonts w:ascii="Times New Roman" w:hAnsi="Times New Roman" w:cs="Times New Roman"/>
          <w:sz w:val="24"/>
          <w:szCs w:val="24"/>
        </w:rPr>
        <w:t>the BEC here has to wait for the sum to be calculated by the RCA. The sum from the RCA is used as input by the BEC to calculate the new sum so they doesn’t operate in parallel like for the SQRT CSLA case so this</w:t>
      </w:r>
      <w:r w:rsidRPr="00860E91">
        <w:rPr>
          <w:rFonts w:ascii="Times New Roman" w:hAnsi="Times New Roman" w:cs="Times New Roman"/>
          <w:sz w:val="24"/>
          <w:szCs w:val="24"/>
        </w:rPr>
        <w:t xml:space="preserve"> makes the data</w:t>
      </w:r>
      <w:r>
        <w:rPr>
          <w:rFonts w:ascii="Times New Roman" w:hAnsi="Times New Roman" w:cs="Times New Roman"/>
          <w:sz w:val="24"/>
          <w:szCs w:val="24"/>
        </w:rPr>
        <w:t xml:space="preserve"> arrival time for the new model to increase.</w:t>
      </w:r>
      <w:r w:rsidRPr="00860E91">
        <w:rPr>
          <w:rFonts w:ascii="Times New Roman" w:hAnsi="Times New Roman" w:cs="Times New Roman"/>
          <w:sz w:val="24"/>
          <w:szCs w:val="24"/>
        </w:rPr>
        <w:t xml:space="preserve"> </w:t>
      </w:r>
    </w:p>
    <w:p w14:paraId="6D513264" w14:textId="77777777" w:rsidR="00AC0EF9" w:rsidRPr="00860E91" w:rsidRDefault="00AC0EF9" w:rsidP="005857B4">
      <w:pPr>
        <w:keepNext/>
        <w:keepLines/>
        <w:spacing w:after="120" w:line="480" w:lineRule="auto"/>
        <w:ind w:firstLine="720"/>
        <w:outlineLvl w:val="2"/>
        <w:rPr>
          <w:rFonts w:ascii="Times New Roman" w:eastAsiaTheme="majorEastAsia" w:hAnsi="Times New Roman" w:cs="Times New Roman"/>
          <w:sz w:val="24"/>
          <w:szCs w:val="24"/>
        </w:rPr>
      </w:pPr>
    </w:p>
    <w:p w14:paraId="72783B8A" w14:textId="31132849" w:rsidR="00334393" w:rsidRDefault="00B47BB4" w:rsidP="005857B4">
      <w:pPr>
        <w:spacing w:after="120" w:line="480" w:lineRule="auto"/>
        <w:jc w:val="center"/>
        <w:rPr>
          <w:rFonts w:ascii="Times New Roman" w:hAnsi="Times New Roman" w:cs="Times New Roman"/>
          <w:b/>
          <w:sz w:val="24"/>
          <w:szCs w:val="24"/>
        </w:rPr>
      </w:pPr>
      <w:r w:rsidRPr="00860E91">
        <w:rPr>
          <w:rFonts w:ascii="Times New Roman" w:hAnsi="Times New Roman" w:cs="Times New Roman"/>
          <w:noProof/>
        </w:rPr>
        <w:drawing>
          <wp:inline distT="0" distB="0" distL="0" distR="0" wp14:anchorId="414CCF60" wp14:editId="40361665">
            <wp:extent cx="3502325" cy="1992702"/>
            <wp:effectExtent l="0" t="0" r="3175" b="76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90E1E89" w14:textId="0F91F88B" w:rsidR="00682C74" w:rsidRDefault="00F6524B" w:rsidP="005857B4">
      <w:pPr>
        <w:keepNext/>
        <w:keepLines/>
        <w:spacing w:after="120" w:line="480" w:lineRule="auto"/>
        <w:jc w:val="center"/>
        <w:outlineLvl w:val="2"/>
        <w:rPr>
          <w:rFonts w:ascii="Times New Roman" w:hAnsi="Times New Roman" w:cs="Times New Roman"/>
          <w:bCs/>
          <w:sz w:val="24"/>
          <w:szCs w:val="24"/>
        </w:rPr>
      </w:pPr>
      <w:bookmarkStart w:id="493" w:name="_Toc436136225"/>
      <w:bookmarkStart w:id="494" w:name="_Toc436220631"/>
      <w:bookmarkStart w:id="495" w:name="_Toc436383588"/>
      <w:bookmarkStart w:id="496" w:name="_Toc436657383"/>
      <w:bookmarkStart w:id="497" w:name="_Toc436926910"/>
      <w:r>
        <w:rPr>
          <w:rFonts w:ascii="Times New Roman" w:hAnsi="Times New Roman" w:cs="Times New Roman"/>
          <w:bCs/>
          <w:sz w:val="24"/>
          <w:szCs w:val="24"/>
        </w:rPr>
        <w:t>Figure 5.16</w:t>
      </w:r>
      <w:r w:rsidR="000E6D95">
        <w:rPr>
          <w:rFonts w:ascii="Times New Roman" w:hAnsi="Times New Roman" w:cs="Times New Roman"/>
          <w:bCs/>
          <w:sz w:val="24"/>
          <w:szCs w:val="24"/>
        </w:rPr>
        <w:t>: Graph comparing the timing</w:t>
      </w:r>
      <w:r w:rsidR="00E64A93">
        <w:rPr>
          <w:rFonts w:ascii="Times New Roman" w:hAnsi="Times New Roman" w:cs="Times New Roman"/>
          <w:bCs/>
          <w:sz w:val="24"/>
          <w:szCs w:val="24"/>
        </w:rPr>
        <w:t xml:space="preserve"> a</w:t>
      </w:r>
      <w:r w:rsidR="0045267D" w:rsidRPr="00860E91">
        <w:rPr>
          <w:rFonts w:ascii="Times New Roman" w:hAnsi="Times New Roman" w:cs="Times New Roman"/>
          <w:bCs/>
          <w:sz w:val="24"/>
          <w:szCs w:val="24"/>
        </w:rPr>
        <w:t>nalysis</w:t>
      </w:r>
      <w:bookmarkEnd w:id="493"/>
      <w:bookmarkEnd w:id="494"/>
      <w:bookmarkEnd w:id="495"/>
      <w:bookmarkEnd w:id="496"/>
      <w:bookmarkEnd w:id="497"/>
    </w:p>
    <w:p w14:paraId="6BFE9DE5" w14:textId="77777777" w:rsidR="00F63BF6" w:rsidRPr="006A05BF" w:rsidRDefault="00F63BF6" w:rsidP="005857B4">
      <w:pPr>
        <w:keepNext/>
        <w:keepLines/>
        <w:spacing w:after="120" w:line="480" w:lineRule="auto"/>
        <w:jc w:val="center"/>
        <w:outlineLvl w:val="2"/>
        <w:rPr>
          <w:rFonts w:ascii="Times New Roman" w:hAnsi="Times New Roman" w:cs="Times New Roman"/>
          <w:bCs/>
          <w:sz w:val="24"/>
          <w:szCs w:val="24"/>
        </w:rPr>
      </w:pPr>
    </w:p>
    <w:p w14:paraId="49B05E40" w14:textId="65D31DD7" w:rsidR="00C314C8" w:rsidRPr="00860E91" w:rsidRDefault="00ED031C" w:rsidP="005857B4">
      <w:pPr>
        <w:spacing w:after="120" w:line="480" w:lineRule="auto"/>
        <w:jc w:val="center"/>
        <w:rPr>
          <w:rFonts w:ascii="Times New Roman" w:hAnsi="Times New Roman" w:cs="Times New Roman"/>
          <w:b/>
          <w:sz w:val="24"/>
          <w:szCs w:val="24"/>
        </w:rPr>
      </w:pPr>
      <w:r w:rsidRPr="00ED031C">
        <w:rPr>
          <w:rFonts w:ascii="Times New Roman" w:hAnsi="Times New Roman" w:cs="Times New Roman"/>
          <w:b/>
          <w:noProof/>
          <w:sz w:val="24"/>
          <w:szCs w:val="24"/>
        </w:rPr>
        <w:drawing>
          <wp:inline distT="0" distB="0" distL="0" distR="0" wp14:anchorId="6F2CBFF5" wp14:editId="572F3E7C">
            <wp:extent cx="3571336" cy="1897812"/>
            <wp:effectExtent l="0" t="0" r="10160"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8443927" w14:textId="650D3AA8" w:rsidR="00334393" w:rsidRPr="00860E91" w:rsidRDefault="00F6524B" w:rsidP="005857B4">
      <w:pPr>
        <w:keepNext/>
        <w:keepLines/>
        <w:spacing w:after="120" w:line="480" w:lineRule="auto"/>
        <w:jc w:val="center"/>
        <w:outlineLvl w:val="2"/>
        <w:rPr>
          <w:rFonts w:ascii="Times New Roman" w:eastAsiaTheme="majorEastAsia" w:hAnsi="Times New Roman" w:cs="Times New Roman"/>
          <w:sz w:val="24"/>
          <w:szCs w:val="24"/>
        </w:rPr>
      </w:pPr>
      <w:bookmarkStart w:id="498" w:name="_Toc435746345"/>
      <w:bookmarkStart w:id="499" w:name="_Toc436136226"/>
      <w:bookmarkStart w:id="500" w:name="_Toc436220632"/>
      <w:bookmarkStart w:id="501" w:name="_Toc436383589"/>
      <w:bookmarkStart w:id="502" w:name="_Toc436657384"/>
      <w:bookmarkStart w:id="503" w:name="_Toc436926911"/>
      <w:r>
        <w:rPr>
          <w:rFonts w:ascii="Times New Roman" w:hAnsi="Times New Roman" w:cs="Times New Roman"/>
          <w:bCs/>
          <w:sz w:val="24"/>
          <w:szCs w:val="24"/>
        </w:rPr>
        <w:t>Figure 5.17</w:t>
      </w:r>
      <w:r w:rsidR="00334393" w:rsidRPr="00860E91">
        <w:rPr>
          <w:rFonts w:ascii="Times New Roman" w:hAnsi="Times New Roman" w:cs="Times New Roman"/>
          <w:bCs/>
          <w:sz w:val="24"/>
          <w:szCs w:val="24"/>
        </w:rPr>
        <w:t xml:space="preserve">: </w:t>
      </w:r>
      <w:bookmarkEnd w:id="498"/>
      <w:r w:rsidR="0045267D" w:rsidRPr="00860E91">
        <w:rPr>
          <w:rFonts w:ascii="Times New Roman" w:hAnsi="Times New Roman" w:cs="Times New Roman"/>
          <w:bCs/>
          <w:sz w:val="24"/>
          <w:szCs w:val="24"/>
        </w:rPr>
        <w:t>G</w:t>
      </w:r>
      <w:r w:rsidR="0045267D">
        <w:rPr>
          <w:rFonts w:ascii="Times New Roman" w:hAnsi="Times New Roman" w:cs="Times New Roman"/>
          <w:bCs/>
          <w:sz w:val="24"/>
          <w:szCs w:val="24"/>
        </w:rPr>
        <w:t>raph comparing the percentage difference</w:t>
      </w:r>
      <w:r w:rsidR="000E6D95">
        <w:rPr>
          <w:rFonts w:ascii="Times New Roman" w:hAnsi="Times New Roman" w:cs="Times New Roman"/>
          <w:bCs/>
          <w:sz w:val="24"/>
          <w:szCs w:val="24"/>
        </w:rPr>
        <w:t xml:space="preserve"> of delay</w:t>
      </w:r>
      <w:bookmarkEnd w:id="499"/>
      <w:bookmarkEnd w:id="500"/>
      <w:bookmarkEnd w:id="501"/>
      <w:bookmarkEnd w:id="502"/>
      <w:bookmarkEnd w:id="503"/>
    </w:p>
    <w:p w14:paraId="3E024E42" w14:textId="34C103B1" w:rsidR="00EE62F3" w:rsidRPr="00860E91" w:rsidRDefault="00AC0EF9" w:rsidP="005857B4">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 xml:space="preserve">The MSQRT CSLA has a percentage increase of </w:t>
      </w:r>
      <w:r>
        <w:rPr>
          <w:rFonts w:ascii="Times New Roman" w:hAnsi="Times New Roman" w:cs="Times New Roman"/>
          <w:b/>
          <w:sz w:val="24"/>
          <w:szCs w:val="24"/>
        </w:rPr>
        <w:t>10</w:t>
      </w:r>
      <w:r w:rsidRPr="00860E91">
        <w:rPr>
          <w:rFonts w:ascii="Times New Roman" w:hAnsi="Times New Roman" w:cs="Times New Roman"/>
          <w:sz w:val="24"/>
          <w:szCs w:val="24"/>
        </w:rPr>
        <w:t>.</w:t>
      </w:r>
      <w:r w:rsidR="00EE62F3" w:rsidRPr="00860E91">
        <w:rPr>
          <w:rFonts w:ascii="Times New Roman" w:hAnsi="Times New Roman" w:cs="Times New Roman"/>
          <w:sz w:val="24"/>
          <w:szCs w:val="24"/>
        </w:rPr>
        <w:t>The timing results from paper [6]</w:t>
      </w:r>
      <w:r w:rsidR="00327C2A">
        <w:rPr>
          <w:rFonts w:ascii="Times New Roman" w:hAnsi="Times New Roman" w:cs="Times New Roman"/>
          <w:sz w:val="24"/>
          <w:szCs w:val="24"/>
        </w:rPr>
        <w:t xml:space="preserve"> also</w:t>
      </w:r>
      <w:r w:rsidR="00EE62F3" w:rsidRPr="00860E91">
        <w:rPr>
          <w:rFonts w:ascii="Times New Roman" w:hAnsi="Times New Roman" w:cs="Times New Roman"/>
          <w:sz w:val="24"/>
          <w:szCs w:val="24"/>
        </w:rPr>
        <w:t xml:space="preserve"> can be clearly seen in the bar graph and they have a percentage decrease of 9.8 which clearly depicts that their model using BEC</w:t>
      </w:r>
      <w:r w:rsidR="00F24E24">
        <w:rPr>
          <w:rFonts w:ascii="Times New Roman" w:hAnsi="Times New Roman" w:cs="Times New Roman"/>
          <w:sz w:val="24"/>
          <w:szCs w:val="24"/>
        </w:rPr>
        <w:t xml:space="preserve"> also </w:t>
      </w:r>
      <w:r w:rsidR="00EE62F3" w:rsidRPr="00860E91">
        <w:rPr>
          <w:rFonts w:ascii="Times New Roman" w:hAnsi="Times New Roman" w:cs="Times New Roman"/>
          <w:sz w:val="24"/>
          <w:szCs w:val="24"/>
        </w:rPr>
        <w:t xml:space="preserve">takes more time </w:t>
      </w:r>
      <w:r w:rsidR="00327C2A">
        <w:rPr>
          <w:rFonts w:ascii="Times New Roman" w:hAnsi="Times New Roman" w:cs="Times New Roman"/>
          <w:sz w:val="24"/>
          <w:szCs w:val="24"/>
        </w:rPr>
        <w:t xml:space="preserve">than their model using RCA. </w:t>
      </w:r>
    </w:p>
    <w:p w14:paraId="08352D3C" w14:textId="07DEF3F4" w:rsidR="00327C2A" w:rsidRPr="00860E91" w:rsidRDefault="00EE62F3" w:rsidP="006A05BF">
      <w:pPr>
        <w:spacing w:after="120" w:line="480" w:lineRule="auto"/>
        <w:ind w:firstLine="720"/>
        <w:rPr>
          <w:rFonts w:ascii="Times New Roman" w:hAnsi="Times New Roman" w:cs="Times New Roman"/>
          <w:sz w:val="24"/>
          <w:szCs w:val="24"/>
        </w:rPr>
      </w:pPr>
      <w:r w:rsidRPr="00860E91">
        <w:rPr>
          <w:rFonts w:ascii="Times New Roman" w:hAnsi="Times New Roman" w:cs="Times New Roman"/>
          <w:sz w:val="24"/>
          <w:szCs w:val="24"/>
        </w:rPr>
        <w:tab/>
      </w:r>
    </w:p>
    <w:p w14:paraId="22F44DF6" w14:textId="0F419011" w:rsidR="005C73A0" w:rsidRPr="00860E91" w:rsidRDefault="0099091F" w:rsidP="005857B4">
      <w:pPr>
        <w:keepNext/>
        <w:keepLines/>
        <w:spacing w:after="120" w:line="480" w:lineRule="auto"/>
        <w:jc w:val="center"/>
        <w:outlineLvl w:val="2"/>
        <w:rPr>
          <w:rFonts w:ascii="Times New Roman" w:eastAsiaTheme="majorEastAsia" w:hAnsi="Times New Roman" w:cs="Times New Roman"/>
          <w:sz w:val="24"/>
          <w:szCs w:val="24"/>
        </w:rPr>
      </w:pPr>
      <w:bookmarkStart w:id="504" w:name="_Toc436926912"/>
      <w:r w:rsidRPr="00860E91">
        <w:rPr>
          <w:rFonts w:ascii="Times New Roman" w:hAnsi="Times New Roman" w:cs="Times New Roman"/>
          <w:b/>
          <w:sz w:val="28"/>
          <w:szCs w:val="28"/>
        </w:rPr>
        <w:lastRenderedPageBreak/>
        <w:t xml:space="preserve">6. </w:t>
      </w:r>
      <w:r w:rsidR="00AE33BC" w:rsidRPr="00860E91">
        <w:rPr>
          <w:rFonts w:ascii="Times New Roman" w:hAnsi="Times New Roman" w:cs="Times New Roman"/>
          <w:b/>
          <w:bCs/>
          <w:sz w:val="28"/>
          <w:szCs w:val="28"/>
        </w:rPr>
        <w:t xml:space="preserve">Conclusion and Future </w:t>
      </w:r>
      <w:r w:rsidR="007E0E2A">
        <w:rPr>
          <w:rFonts w:ascii="Times New Roman" w:hAnsi="Times New Roman" w:cs="Times New Roman"/>
          <w:b/>
          <w:bCs/>
          <w:sz w:val="28"/>
          <w:szCs w:val="28"/>
        </w:rPr>
        <w:t>W</w:t>
      </w:r>
      <w:r w:rsidR="00AE33BC" w:rsidRPr="00860E91">
        <w:rPr>
          <w:rFonts w:ascii="Times New Roman" w:hAnsi="Times New Roman" w:cs="Times New Roman"/>
          <w:b/>
          <w:bCs/>
          <w:sz w:val="28"/>
          <w:szCs w:val="28"/>
        </w:rPr>
        <w:t>ork</w:t>
      </w:r>
      <w:bookmarkEnd w:id="504"/>
    </w:p>
    <w:p w14:paraId="115FADD0" w14:textId="20760AEF" w:rsidR="005C73A0"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505" w:name="_Toc436926913"/>
      <w:r w:rsidRPr="00860E91">
        <w:rPr>
          <w:rFonts w:ascii="Times New Roman" w:hAnsi="Times New Roman" w:cs="Times New Roman"/>
          <w:b/>
          <w:bCs/>
          <w:sz w:val="24"/>
          <w:szCs w:val="24"/>
        </w:rPr>
        <w:t xml:space="preserve">6.1. </w:t>
      </w:r>
      <w:r w:rsidR="005C73A0" w:rsidRPr="00860E91">
        <w:rPr>
          <w:rFonts w:ascii="Times New Roman" w:hAnsi="Times New Roman" w:cs="Times New Roman"/>
          <w:b/>
          <w:bCs/>
          <w:sz w:val="24"/>
          <w:szCs w:val="24"/>
        </w:rPr>
        <w:t>C</w:t>
      </w:r>
      <w:r w:rsidR="008622C3" w:rsidRPr="00860E91">
        <w:rPr>
          <w:rFonts w:ascii="Times New Roman" w:hAnsi="Times New Roman" w:cs="Times New Roman"/>
          <w:b/>
          <w:bCs/>
          <w:sz w:val="24"/>
          <w:szCs w:val="24"/>
        </w:rPr>
        <w:t>onclusion</w:t>
      </w:r>
      <w:bookmarkEnd w:id="505"/>
    </w:p>
    <w:p w14:paraId="56AC1B5C" w14:textId="5431885E" w:rsidR="003642F4" w:rsidRPr="00860E91" w:rsidRDefault="00314181"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 xml:space="preserve"> </w:t>
      </w:r>
      <w:r w:rsidRPr="00860E91">
        <w:rPr>
          <w:rFonts w:ascii="Times New Roman" w:hAnsi="Times New Roman" w:cs="Times New Roman"/>
          <w:bCs/>
          <w:sz w:val="24"/>
          <w:szCs w:val="24"/>
        </w:rPr>
        <w:tab/>
        <w:t>I</w:t>
      </w:r>
      <w:r w:rsidR="0052411D" w:rsidRPr="00860E91">
        <w:rPr>
          <w:rFonts w:ascii="Times New Roman" w:hAnsi="Times New Roman" w:cs="Times New Roman"/>
          <w:bCs/>
          <w:sz w:val="24"/>
          <w:szCs w:val="24"/>
        </w:rPr>
        <w:t>n this thesis I have used a</w:t>
      </w:r>
      <w:r w:rsidR="00F9446A" w:rsidRPr="00860E91">
        <w:rPr>
          <w:rFonts w:ascii="Times New Roman" w:hAnsi="Times New Roman" w:cs="Times New Roman"/>
          <w:bCs/>
          <w:sz w:val="24"/>
          <w:szCs w:val="24"/>
        </w:rPr>
        <w:t xml:space="preserve"> SQRT </w:t>
      </w:r>
      <w:r w:rsidR="003642F4">
        <w:rPr>
          <w:rFonts w:ascii="Times New Roman" w:hAnsi="Times New Roman" w:cs="Times New Roman"/>
          <w:bCs/>
          <w:sz w:val="24"/>
          <w:szCs w:val="24"/>
        </w:rPr>
        <w:t>CSLA in which one model uses</w:t>
      </w:r>
      <w:r w:rsidR="00F9446A" w:rsidRPr="00860E91">
        <w:rPr>
          <w:rFonts w:ascii="Times New Roman" w:hAnsi="Times New Roman" w:cs="Times New Roman"/>
          <w:bCs/>
          <w:sz w:val="24"/>
          <w:szCs w:val="24"/>
        </w:rPr>
        <w:t xml:space="preserve"> Dual RCA’s and other model uses a BEC replacing one</w:t>
      </w:r>
      <w:r w:rsidR="003642F4">
        <w:rPr>
          <w:rFonts w:ascii="Times New Roman" w:hAnsi="Times New Roman" w:cs="Times New Roman"/>
          <w:bCs/>
          <w:sz w:val="24"/>
          <w:szCs w:val="24"/>
        </w:rPr>
        <w:t xml:space="preserve"> of the RCA’s.  T</w:t>
      </w:r>
      <w:r w:rsidR="006D3FD0" w:rsidRPr="00860E91">
        <w:rPr>
          <w:rFonts w:ascii="Times New Roman" w:hAnsi="Times New Roman" w:cs="Times New Roman"/>
          <w:bCs/>
          <w:sz w:val="24"/>
          <w:szCs w:val="24"/>
        </w:rPr>
        <w:t xml:space="preserve">he </w:t>
      </w:r>
      <w:r w:rsidR="007E0E2A">
        <w:rPr>
          <w:rFonts w:ascii="Times New Roman" w:hAnsi="Times New Roman" w:cs="Times New Roman"/>
          <w:bCs/>
          <w:sz w:val="24"/>
          <w:szCs w:val="24"/>
        </w:rPr>
        <w:t>s</w:t>
      </w:r>
      <w:r w:rsidR="006D3FD0" w:rsidRPr="00860E91">
        <w:rPr>
          <w:rFonts w:ascii="Times New Roman" w:hAnsi="Times New Roman" w:cs="Times New Roman"/>
          <w:bCs/>
          <w:sz w:val="24"/>
          <w:szCs w:val="24"/>
        </w:rPr>
        <w:t>chematic</w:t>
      </w:r>
      <w:r w:rsidR="00F9446A" w:rsidRPr="00860E91">
        <w:rPr>
          <w:rFonts w:ascii="Times New Roman" w:hAnsi="Times New Roman" w:cs="Times New Roman"/>
          <w:bCs/>
          <w:sz w:val="24"/>
          <w:szCs w:val="24"/>
        </w:rPr>
        <w:t xml:space="preserve"> des</w:t>
      </w:r>
      <w:r w:rsidR="006D3FD0" w:rsidRPr="00860E91">
        <w:rPr>
          <w:rFonts w:ascii="Times New Roman" w:hAnsi="Times New Roman" w:cs="Times New Roman"/>
          <w:bCs/>
          <w:sz w:val="24"/>
          <w:szCs w:val="24"/>
        </w:rPr>
        <w:t>igns</w:t>
      </w:r>
      <w:r w:rsidR="00F9446A" w:rsidRPr="00860E91">
        <w:rPr>
          <w:rFonts w:ascii="Times New Roman" w:hAnsi="Times New Roman" w:cs="Times New Roman"/>
          <w:bCs/>
          <w:sz w:val="24"/>
          <w:szCs w:val="24"/>
        </w:rPr>
        <w:t xml:space="preserve"> for these models are developed</w:t>
      </w:r>
      <w:r w:rsidR="00283EB2">
        <w:rPr>
          <w:rFonts w:ascii="Times New Roman" w:hAnsi="Times New Roman" w:cs="Times New Roman"/>
          <w:bCs/>
          <w:sz w:val="24"/>
          <w:szCs w:val="24"/>
        </w:rPr>
        <w:t xml:space="preserve"> using </w:t>
      </w:r>
      <w:proofErr w:type="spellStart"/>
      <w:r w:rsidR="00283EB2">
        <w:rPr>
          <w:rFonts w:ascii="Times New Roman" w:hAnsi="Times New Roman" w:cs="Times New Roman"/>
          <w:bCs/>
          <w:sz w:val="24"/>
          <w:szCs w:val="24"/>
        </w:rPr>
        <w:t>v</w:t>
      </w:r>
      <w:r w:rsidRPr="00860E91">
        <w:rPr>
          <w:rFonts w:ascii="Times New Roman" w:hAnsi="Times New Roman" w:cs="Times New Roman"/>
          <w:bCs/>
          <w:sz w:val="24"/>
          <w:szCs w:val="24"/>
        </w:rPr>
        <w:t>erilog</w:t>
      </w:r>
      <w:proofErr w:type="spellEnd"/>
      <w:r w:rsidRPr="00860E91">
        <w:rPr>
          <w:rFonts w:ascii="Times New Roman" w:hAnsi="Times New Roman" w:cs="Times New Roman"/>
          <w:bCs/>
          <w:sz w:val="24"/>
          <w:szCs w:val="24"/>
        </w:rPr>
        <w:t xml:space="preserve"> code</w:t>
      </w:r>
      <w:r w:rsidR="00F9446A" w:rsidRPr="00860E91">
        <w:rPr>
          <w:rFonts w:ascii="Times New Roman" w:hAnsi="Times New Roman" w:cs="Times New Roman"/>
          <w:bCs/>
          <w:sz w:val="24"/>
          <w:szCs w:val="24"/>
        </w:rPr>
        <w:t xml:space="preserve"> and </w:t>
      </w:r>
      <w:proofErr w:type="spellStart"/>
      <w:r w:rsidR="00F9446A" w:rsidRPr="00860E91">
        <w:rPr>
          <w:rFonts w:ascii="Times New Roman" w:hAnsi="Times New Roman" w:cs="Times New Roman"/>
          <w:bCs/>
          <w:sz w:val="24"/>
          <w:szCs w:val="24"/>
        </w:rPr>
        <w:t>synposys</w:t>
      </w:r>
      <w:proofErr w:type="spellEnd"/>
      <w:r w:rsidR="00F9446A" w:rsidRPr="00860E91">
        <w:rPr>
          <w:rFonts w:ascii="Times New Roman" w:hAnsi="Times New Roman" w:cs="Times New Roman"/>
          <w:bCs/>
          <w:sz w:val="24"/>
          <w:szCs w:val="24"/>
        </w:rPr>
        <w:t xml:space="preserve"> tool</w:t>
      </w:r>
      <w:r w:rsidRPr="00860E91">
        <w:rPr>
          <w:rFonts w:ascii="Times New Roman" w:hAnsi="Times New Roman" w:cs="Times New Roman"/>
          <w:bCs/>
          <w:sz w:val="24"/>
          <w:szCs w:val="24"/>
        </w:rPr>
        <w:t>, this is a s</w:t>
      </w:r>
      <w:r w:rsidR="00D079A2" w:rsidRPr="00860E91">
        <w:rPr>
          <w:rFonts w:ascii="Times New Roman" w:hAnsi="Times New Roman" w:cs="Times New Roman"/>
          <w:bCs/>
          <w:sz w:val="24"/>
          <w:szCs w:val="24"/>
        </w:rPr>
        <w:t xml:space="preserve">oftware implementation. </w:t>
      </w:r>
      <w:r w:rsidR="0070266A" w:rsidRPr="00860E91">
        <w:rPr>
          <w:rFonts w:ascii="Times New Roman" w:hAnsi="Times New Roman" w:cs="Times New Roman"/>
          <w:bCs/>
          <w:sz w:val="24"/>
          <w:szCs w:val="24"/>
        </w:rPr>
        <w:t>The new model reduces the n</w:t>
      </w:r>
      <w:r w:rsidR="00D7711C" w:rsidRPr="00860E91">
        <w:rPr>
          <w:rFonts w:ascii="Times New Roman" w:hAnsi="Times New Roman" w:cs="Times New Roman"/>
          <w:bCs/>
          <w:sz w:val="24"/>
          <w:szCs w:val="24"/>
        </w:rPr>
        <w:t>umber of logic gates used in its</w:t>
      </w:r>
      <w:r w:rsidR="0070266A" w:rsidRPr="00860E91">
        <w:rPr>
          <w:rFonts w:ascii="Times New Roman" w:hAnsi="Times New Roman" w:cs="Times New Roman"/>
          <w:bCs/>
          <w:sz w:val="24"/>
          <w:szCs w:val="24"/>
        </w:rPr>
        <w:t xml:space="preserve"> design</w:t>
      </w:r>
      <w:r w:rsidR="00344C02" w:rsidRPr="00860E91">
        <w:rPr>
          <w:rFonts w:ascii="Times New Roman" w:hAnsi="Times New Roman" w:cs="Times New Roman"/>
          <w:bCs/>
          <w:sz w:val="24"/>
          <w:szCs w:val="24"/>
        </w:rPr>
        <w:t xml:space="preserve"> and</w:t>
      </w:r>
      <w:r w:rsidR="0070266A" w:rsidRPr="00860E91">
        <w:rPr>
          <w:rFonts w:ascii="Times New Roman" w:hAnsi="Times New Roman" w:cs="Times New Roman"/>
          <w:bCs/>
          <w:sz w:val="24"/>
          <w:szCs w:val="24"/>
        </w:rPr>
        <w:t xml:space="preserve"> thus </w:t>
      </w:r>
      <w:r w:rsidR="00344C02" w:rsidRPr="00860E91">
        <w:rPr>
          <w:rFonts w:ascii="Times New Roman" w:hAnsi="Times New Roman" w:cs="Times New Roman"/>
          <w:bCs/>
          <w:sz w:val="24"/>
          <w:szCs w:val="24"/>
        </w:rPr>
        <w:t>this lets the overall design to consume</w:t>
      </w:r>
      <w:r w:rsidR="003D33A6" w:rsidRPr="00860E91">
        <w:rPr>
          <w:rFonts w:ascii="Times New Roman" w:hAnsi="Times New Roman" w:cs="Times New Roman"/>
          <w:bCs/>
          <w:sz w:val="24"/>
          <w:szCs w:val="24"/>
        </w:rPr>
        <w:t xml:space="preserve"> </w:t>
      </w:r>
      <w:r w:rsidR="0070266A" w:rsidRPr="00860E91">
        <w:rPr>
          <w:rFonts w:ascii="Times New Roman" w:hAnsi="Times New Roman" w:cs="Times New Roman"/>
          <w:bCs/>
          <w:sz w:val="24"/>
          <w:szCs w:val="24"/>
        </w:rPr>
        <w:t>less area compared to the original model</w:t>
      </w:r>
      <w:r w:rsidR="005C73A0" w:rsidRPr="00860E91">
        <w:rPr>
          <w:rFonts w:ascii="Times New Roman" w:hAnsi="Times New Roman" w:cs="Times New Roman"/>
          <w:bCs/>
          <w:sz w:val="24"/>
          <w:szCs w:val="24"/>
        </w:rPr>
        <w:t>. My aim in this thesis is to optimize</w:t>
      </w:r>
      <w:r w:rsidR="00344C02" w:rsidRPr="00860E91">
        <w:rPr>
          <w:rFonts w:ascii="Times New Roman" w:hAnsi="Times New Roman" w:cs="Times New Roman"/>
          <w:bCs/>
          <w:sz w:val="24"/>
          <w:szCs w:val="24"/>
        </w:rPr>
        <w:t xml:space="preserve"> </w:t>
      </w:r>
      <w:r w:rsidR="004012A8">
        <w:rPr>
          <w:rFonts w:ascii="Times New Roman" w:hAnsi="Times New Roman" w:cs="Times New Roman"/>
          <w:bCs/>
          <w:sz w:val="24"/>
          <w:szCs w:val="24"/>
        </w:rPr>
        <w:t>a</w:t>
      </w:r>
      <w:r w:rsidR="00344C02" w:rsidRPr="00860E91">
        <w:rPr>
          <w:rFonts w:ascii="Times New Roman" w:hAnsi="Times New Roman" w:cs="Times New Roman"/>
          <w:bCs/>
          <w:sz w:val="24"/>
          <w:szCs w:val="24"/>
        </w:rPr>
        <w:t>rea parameter</w:t>
      </w:r>
      <w:r w:rsidR="00327C2A">
        <w:rPr>
          <w:rFonts w:ascii="Times New Roman" w:hAnsi="Times New Roman" w:cs="Times New Roman"/>
          <w:bCs/>
          <w:sz w:val="24"/>
          <w:szCs w:val="24"/>
        </w:rPr>
        <w:t xml:space="preserve"> but</w:t>
      </w:r>
      <w:r w:rsidR="00451553">
        <w:rPr>
          <w:rFonts w:ascii="Times New Roman" w:hAnsi="Times New Roman" w:cs="Times New Roman"/>
          <w:bCs/>
          <w:sz w:val="24"/>
          <w:szCs w:val="24"/>
        </w:rPr>
        <w:t xml:space="preserve"> comparison between a</w:t>
      </w:r>
      <w:r w:rsidR="005C73A0" w:rsidRPr="00860E91">
        <w:rPr>
          <w:rFonts w:ascii="Times New Roman" w:hAnsi="Times New Roman" w:cs="Times New Roman"/>
          <w:bCs/>
          <w:sz w:val="24"/>
          <w:szCs w:val="24"/>
        </w:rPr>
        <w:t>rea, power and delay has been done for both the models</w:t>
      </w:r>
      <w:r w:rsidR="00327C2A">
        <w:rPr>
          <w:rFonts w:ascii="Times New Roman" w:hAnsi="Times New Roman" w:cs="Times New Roman"/>
          <w:bCs/>
          <w:sz w:val="24"/>
          <w:szCs w:val="24"/>
        </w:rPr>
        <w:t xml:space="preserve"> to check the behavior of the models</w:t>
      </w:r>
      <w:r w:rsidR="005C73A0" w:rsidRPr="00860E91">
        <w:rPr>
          <w:rFonts w:ascii="Times New Roman" w:hAnsi="Times New Roman" w:cs="Times New Roman"/>
          <w:bCs/>
          <w:sz w:val="24"/>
          <w:szCs w:val="24"/>
        </w:rPr>
        <w:t xml:space="preserve"> and the Modifi</w:t>
      </w:r>
      <w:r w:rsidR="00344C02" w:rsidRPr="00860E91">
        <w:rPr>
          <w:rFonts w:ascii="Times New Roman" w:hAnsi="Times New Roman" w:cs="Times New Roman"/>
          <w:bCs/>
          <w:sz w:val="24"/>
          <w:szCs w:val="24"/>
        </w:rPr>
        <w:t>ed m</w:t>
      </w:r>
      <w:r w:rsidR="00221E00">
        <w:rPr>
          <w:rFonts w:ascii="Times New Roman" w:hAnsi="Times New Roman" w:cs="Times New Roman"/>
          <w:bCs/>
          <w:sz w:val="24"/>
          <w:szCs w:val="24"/>
        </w:rPr>
        <w:t>odel has a percentage decrease (</w:t>
      </w:r>
      <w:r w:rsidR="00A84763">
        <w:rPr>
          <w:rFonts w:ascii="Times New Roman" w:hAnsi="Times New Roman" w:cs="Times New Roman"/>
          <w:bCs/>
          <w:sz w:val="24"/>
          <w:szCs w:val="24"/>
        </w:rPr>
        <w:t>18.8</w:t>
      </w:r>
      <w:r w:rsidR="00327C2A">
        <w:rPr>
          <w:rFonts w:ascii="Times New Roman" w:hAnsi="Times New Roman" w:cs="Times New Roman"/>
          <w:bCs/>
          <w:sz w:val="24"/>
          <w:szCs w:val="24"/>
        </w:rPr>
        <w:t>%) in area and there is a</w:t>
      </w:r>
      <w:r w:rsidR="00221E00">
        <w:rPr>
          <w:rFonts w:ascii="Times New Roman" w:hAnsi="Times New Roman" w:cs="Times New Roman"/>
          <w:bCs/>
          <w:sz w:val="24"/>
          <w:szCs w:val="24"/>
        </w:rPr>
        <w:t xml:space="preserve"> percentage in</w:t>
      </w:r>
      <w:r w:rsidR="00327C2A">
        <w:rPr>
          <w:rFonts w:ascii="Times New Roman" w:hAnsi="Times New Roman" w:cs="Times New Roman"/>
          <w:bCs/>
          <w:sz w:val="24"/>
          <w:szCs w:val="24"/>
        </w:rPr>
        <w:t>crease (</w:t>
      </w:r>
      <w:r w:rsidR="00A84763">
        <w:rPr>
          <w:rFonts w:ascii="Times New Roman" w:hAnsi="Times New Roman" w:cs="Times New Roman"/>
          <w:bCs/>
          <w:sz w:val="24"/>
          <w:szCs w:val="24"/>
        </w:rPr>
        <w:t>0.6</w:t>
      </w:r>
      <w:r w:rsidR="00327C2A">
        <w:rPr>
          <w:rFonts w:ascii="Times New Roman" w:hAnsi="Times New Roman" w:cs="Times New Roman"/>
          <w:bCs/>
          <w:sz w:val="24"/>
          <w:szCs w:val="24"/>
        </w:rPr>
        <w:t>%)</w:t>
      </w:r>
      <w:r w:rsidR="00E567D6">
        <w:rPr>
          <w:rFonts w:ascii="Times New Roman" w:hAnsi="Times New Roman" w:cs="Times New Roman"/>
          <w:bCs/>
          <w:sz w:val="24"/>
          <w:szCs w:val="24"/>
        </w:rPr>
        <w:t xml:space="preserve"> </w:t>
      </w:r>
      <w:r w:rsidR="00327C2A">
        <w:rPr>
          <w:rFonts w:ascii="Times New Roman" w:hAnsi="Times New Roman" w:cs="Times New Roman"/>
          <w:bCs/>
          <w:sz w:val="24"/>
          <w:szCs w:val="24"/>
        </w:rPr>
        <w:t xml:space="preserve"> in power</w:t>
      </w:r>
      <w:r w:rsidR="00221E00">
        <w:rPr>
          <w:rFonts w:ascii="Times New Roman" w:hAnsi="Times New Roman" w:cs="Times New Roman"/>
          <w:bCs/>
          <w:sz w:val="24"/>
          <w:szCs w:val="24"/>
        </w:rPr>
        <w:t xml:space="preserve"> which</w:t>
      </w:r>
      <w:r w:rsidR="005C73A0" w:rsidRPr="00860E91">
        <w:rPr>
          <w:rFonts w:ascii="Times New Roman" w:hAnsi="Times New Roman" w:cs="Times New Roman"/>
          <w:bCs/>
          <w:sz w:val="24"/>
          <w:szCs w:val="24"/>
        </w:rPr>
        <w:t xml:space="preserve"> </w:t>
      </w:r>
      <w:r w:rsidR="00E567D6">
        <w:rPr>
          <w:rFonts w:ascii="Times New Roman" w:hAnsi="Times New Roman" w:cs="Times New Roman"/>
          <w:bCs/>
          <w:sz w:val="24"/>
          <w:szCs w:val="24"/>
        </w:rPr>
        <w:t>is little more compared to old model</w:t>
      </w:r>
      <w:r w:rsidR="005C73A0" w:rsidRPr="00860E91">
        <w:rPr>
          <w:rFonts w:ascii="Times New Roman" w:hAnsi="Times New Roman" w:cs="Times New Roman"/>
          <w:bCs/>
          <w:sz w:val="24"/>
          <w:szCs w:val="24"/>
        </w:rPr>
        <w:t>. There is a little bit more delay</w:t>
      </w:r>
      <w:r w:rsidR="002E1919">
        <w:rPr>
          <w:rFonts w:ascii="Times New Roman" w:hAnsi="Times New Roman" w:cs="Times New Roman"/>
          <w:bCs/>
          <w:sz w:val="24"/>
          <w:szCs w:val="24"/>
        </w:rPr>
        <w:t xml:space="preserve"> (</w:t>
      </w:r>
      <w:r w:rsidR="00ED031C">
        <w:rPr>
          <w:rFonts w:ascii="Times New Roman" w:hAnsi="Times New Roman" w:cs="Times New Roman"/>
          <w:bCs/>
          <w:sz w:val="24"/>
          <w:szCs w:val="24"/>
        </w:rPr>
        <w:t>10</w:t>
      </w:r>
      <w:r w:rsidR="00344C02" w:rsidRPr="00860E91">
        <w:rPr>
          <w:rFonts w:ascii="Times New Roman" w:hAnsi="Times New Roman" w:cs="Times New Roman"/>
          <w:bCs/>
          <w:sz w:val="24"/>
          <w:szCs w:val="24"/>
        </w:rPr>
        <w:t>%)</w:t>
      </w:r>
      <w:r w:rsidR="005C73A0" w:rsidRPr="00860E91">
        <w:rPr>
          <w:rFonts w:ascii="Times New Roman" w:hAnsi="Times New Roman" w:cs="Times New Roman"/>
          <w:bCs/>
          <w:sz w:val="24"/>
          <w:szCs w:val="24"/>
        </w:rPr>
        <w:t xml:space="preserve"> for the critical path in the modified model compared to the ordinary model</w:t>
      </w:r>
      <w:r w:rsidR="00E567D6">
        <w:rPr>
          <w:rFonts w:ascii="Times New Roman" w:hAnsi="Times New Roman" w:cs="Times New Roman"/>
          <w:bCs/>
          <w:sz w:val="24"/>
          <w:szCs w:val="24"/>
        </w:rPr>
        <w:t xml:space="preserve">. </w:t>
      </w:r>
      <w:r w:rsidR="00604C23" w:rsidRPr="00860E91">
        <w:rPr>
          <w:rFonts w:ascii="Times New Roman" w:hAnsi="Times New Roman" w:cs="Times New Roman"/>
          <w:bCs/>
          <w:sz w:val="24"/>
          <w:szCs w:val="24"/>
        </w:rPr>
        <w:t>As the word size</w:t>
      </w:r>
      <w:r w:rsidR="00602C8F">
        <w:rPr>
          <w:rFonts w:ascii="Times New Roman" w:hAnsi="Times New Roman" w:cs="Times New Roman"/>
          <w:bCs/>
          <w:sz w:val="24"/>
          <w:szCs w:val="24"/>
        </w:rPr>
        <w:t xml:space="preserve"> (number of bits)</w:t>
      </w:r>
      <w:r w:rsidR="00604C23" w:rsidRPr="00860E91">
        <w:rPr>
          <w:rFonts w:ascii="Times New Roman" w:hAnsi="Times New Roman" w:cs="Times New Roman"/>
          <w:bCs/>
          <w:sz w:val="24"/>
          <w:szCs w:val="24"/>
        </w:rPr>
        <w:t xml:space="preserve"> increases we can s</w:t>
      </w:r>
      <w:r w:rsidR="00451553">
        <w:rPr>
          <w:rFonts w:ascii="Times New Roman" w:hAnsi="Times New Roman" w:cs="Times New Roman"/>
          <w:bCs/>
          <w:sz w:val="24"/>
          <w:szCs w:val="24"/>
        </w:rPr>
        <w:t>ee more variation in the three p</w:t>
      </w:r>
      <w:r w:rsidR="00604C23" w:rsidRPr="00860E91">
        <w:rPr>
          <w:rFonts w:ascii="Times New Roman" w:hAnsi="Times New Roman" w:cs="Times New Roman"/>
          <w:bCs/>
          <w:sz w:val="24"/>
          <w:szCs w:val="24"/>
        </w:rPr>
        <w:t>arameters</w:t>
      </w:r>
      <w:r w:rsidR="00EE01F9" w:rsidRPr="00860E91">
        <w:rPr>
          <w:rFonts w:ascii="Times New Roman" w:hAnsi="Times New Roman" w:cs="Times New Roman"/>
          <w:bCs/>
          <w:sz w:val="24"/>
          <w:szCs w:val="24"/>
        </w:rPr>
        <w:t xml:space="preserve"> i.e. area</w:t>
      </w:r>
      <w:r w:rsidR="00604C23" w:rsidRPr="00860E91">
        <w:rPr>
          <w:rFonts w:ascii="Times New Roman" w:hAnsi="Times New Roman" w:cs="Times New Roman"/>
          <w:bCs/>
          <w:sz w:val="24"/>
          <w:szCs w:val="24"/>
        </w:rPr>
        <w:t>,</w:t>
      </w:r>
      <w:r w:rsidR="00EE01F9" w:rsidRPr="00860E91">
        <w:rPr>
          <w:rFonts w:ascii="Times New Roman" w:hAnsi="Times New Roman" w:cs="Times New Roman"/>
          <w:bCs/>
          <w:sz w:val="24"/>
          <w:szCs w:val="24"/>
        </w:rPr>
        <w:t xml:space="preserve"> power and delay. </w:t>
      </w:r>
      <w:r w:rsidR="005C73A0" w:rsidRPr="00860E91">
        <w:rPr>
          <w:rFonts w:ascii="Times New Roman" w:hAnsi="Times New Roman" w:cs="Times New Roman"/>
          <w:bCs/>
          <w:sz w:val="24"/>
          <w:szCs w:val="24"/>
        </w:rPr>
        <w:t>Since the BEC is a good alternative which can be used in a SQRT CS</w:t>
      </w:r>
      <w:r w:rsidR="00451553">
        <w:rPr>
          <w:rFonts w:ascii="Times New Roman" w:hAnsi="Times New Roman" w:cs="Times New Roman"/>
          <w:bCs/>
          <w:sz w:val="24"/>
          <w:szCs w:val="24"/>
        </w:rPr>
        <w:t>LA and effectively utilizes a</w:t>
      </w:r>
      <w:r w:rsidR="00EE0437" w:rsidRPr="00860E91">
        <w:rPr>
          <w:rFonts w:ascii="Times New Roman" w:hAnsi="Times New Roman" w:cs="Times New Roman"/>
          <w:bCs/>
          <w:sz w:val="24"/>
          <w:szCs w:val="24"/>
        </w:rPr>
        <w:t>rea</w:t>
      </w:r>
      <w:r w:rsidR="005C73A0" w:rsidRPr="00860E91">
        <w:rPr>
          <w:rFonts w:ascii="Times New Roman" w:hAnsi="Times New Roman" w:cs="Times New Roman"/>
          <w:bCs/>
          <w:sz w:val="24"/>
          <w:szCs w:val="24"/>
        </w:rPr>
        <w:t xml:space="preserve"> efficiently with considered amount of delay </w:t>
      </w:r>
      <w:r w:rsidR="00EE0437" w:rsidRPr="00860E91">
        <w:rPr>
          <w:rFonts w:ascii="Times New Roman" w:hAnsi="Times New Roman" w:cs="Times New Roman"/>
          <w:bCs/>
          <w:sz w:val="24"/>
          <w:szCs w:val="24"/>
        </w:rPr>
        <w:t xml:space="preserve">it can be used in </w:t>
      </w:r>
      <w:r w:rsidR="004012A8">
        <w:rPr>
          <w:rFonts w:ascii="Times New Roman" w:hAnsi="Times New Roman" w:cs="Times New Roman"/>
          <w:bCs/>
          <w:sz w:val="24"/>
          <w:szCs w:val="24"/>
        </w:rPr>
        <w:t>a</w:t>
      </w:r>
      <w:r w:rsidR="00EE0437" w:rsidRPr="00860E91">
        <w:rPr>
          <w:rFonts w:ascii="Times New Roman" w:hAnsi="Times New Roman" w:cs="Times New Roman"/>
          <w:bCs/>
          <w:sz w:val="24"/>
          <w:szCs w:val="24"/>
        </w:rPr>
        <w:t>rea</w:t>
      </w:r>
      <w:r w:rsidR="005C73A0" w:rsidRPr="00860E91">
        <w:rPr>
          <w:rFonts w:ascii="Times New Roman" w:hAnsi="Times New Roman" w:cs="Times New Roman"/>
          <w:bCs/>
          <w:sz w:val="24"/>
          <w:szCs w:val="24"/>
        </w:rPr>
        <w:t xml:space="preserve"> efficient applications. The modified SQRT CSLA is therefore a better model for VLSI hardware implementations</w:t>
      </w:r>
      <w:r w:rsidR="00451553">
        <w:rPr>
          <w:rFonts w:ascii="Times New Roman" w:hAnsi="Times New Roman" w:cs="Times New Roman"/>
          <w:bCs/>
          <w:sz w:val="24"/>
          <w:szCs w:val="24"/>
        </w:rPr>
        <w:t xml:space="preserve"> in terms of a</w:t>
      </w:r>
      <w:r w:rsidR="00EE0437" w:rsidRPr="00860E91">
        <w:rPr>
          <w:rFonts w:ascii="Times New Roman" w:hAnsi="Times New Roman" w:cs="Times New Roman"/>
          <w:bCs/>
          <w:sz w:val="24"/>
          <w:szCs w:val="24"/>
        </w:rPr>
        <w:t>rea</w:t>
      </w:r>
      <w:r w:rsidR="005C73A0" w:rsidRPr="00860E91">
        <w:rPr>
          <w:rFonts w:ascii="Times New Roman" w:hAnsi="Times New Roman" w:cs="Times New Roman"/>
          <w:bCs/>
          <w:sz w:val="24"/>
          <w:szCs w:val="24"/>
        </w:rPr>
        <w:t>.</w:t>
      </w:r>
    </w:p>
    <w:p w14:paraId="2E4C9CCC" w14:textId="0B496DDF" w:rsidR="005C73A0" w:rsidRPr="00860E91" w:rsidRDefault="0099091F" w:rsidP="005857B4">
      <w:pPr>
        <w:keepNext/>
        <w:keepLines/>
        <w:spacing w:after="120" w:line="480" w:lineRule="auto"/>
        <w:ind w:firstLine="720"/>
        <w:outlineLvl w:val="2"/>
        <w:rPr>
          <w:rFonts w:ascii="Times New Roman" w:eastAsiaTheme="majorEastAsia" w:hAnsi="Times New Roman" w:cs="Times New Roman"/>
          <w:sz w:val="24"/>
          <w:szCs w:val="24"/>
        </w:rPr>
      </w:pPr>
      <w:bookmarkStart w:id="506" w:name="_Toc436926914"/>
      <w:r w:rsidRPr="00860E91">
        <w:rPr>
          <w:rFonts w:ascii="Times New Roman" w:hAnsi="Times New Roman" w:cs="Times New Roman"/>
          <w:b/>
          <w:bCs/>
          <w:sz w:val="24"/>
          <w:szCs w:val="24"/>
        </w:rPr>
        <w:t xml:space="preserve">6.2. </w:t>
      </w:r>
      <w:r w:rsidR="008622C3" w:rsidRPr="00860E91">
        <w:rPr>
          <w:rFonts w:ascii="Times New Roman" w:hAnsi="Times New Roman" w:cs="Times New Roman"/>
          <w:b/>
          <w:bCs/>
          <w:sz w:val="24"/>
          <w:szCs w:val="24"/>
        </w:rPr>
        <w:t xml:space="preserve">Future </w:t>
      </w:r>
      <w:r w:rsidR="007F4BF9">
        <w:rPr>
          <w:rFonts w:ascii="Times New Roman" w:hAnsi="Times New Roman" w:cs="Times New Roman"/>
          <w:b/>
          <w:bCs/>
          <w:sz w:val="24"/>
          <w:szCs w:val="24"/>
        </w:rPr>
        <w:t>W</w:t>
      </w:r>
      <w:r w:rsidR="008622C3" w:rsidRPr="00860E91">
        <w:rPr>
          <w:rFonts w:ascii="Times New Roman" w:hAnsi="Times New Roman" w:cs="Times New Roman"/>
          <w:b/>
          <w:bCs/>
          <w:sz w:val="24"/>
          <w:szCs w:val="24"/>
        </w:rPr>
        <w:t>ork</w:t>
      </w:r>
      <w:bookmarkEnd w:id="506"/>
    </w:p>
    <w:p w14:paraId="4C281A32" w14:textId="19AAA942" w:rsidR="005C73A0" w:rsidRPr="00860E91" w:rsidRDefault="005C73A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r w:rsidRPr="00860E91">
        <w:rPr>
          <w:rFonts w:ascii="Times New Roman" w:hAnsi="Times New Roman" w:cs="Times New Roman"/>
          <w:bCs/>
          <w:sz w:val="24"/>
          <w:szCs w:val="24"/>
        </w:rPr>
        <w:tab/>
        <w:t>The work done in this thesis has been designed for 16 bit SQRT CSLA and can be further extended for higher number of bits by casca</w:t>
      </w:r>
      <w:r w:rsidR="00451553">
        <w:rPr>
          <w:rFonts w:ascii="Times New Roman" w:hAnsi="Times New Roman" w:cs="Times New Roman"/>
          <w:bCs/>
          <w:sz w:val="24"/>
          <w:szCs w:val="24"/>
        </w:rPr>
        <w:t>ding the 16 bit structure. New a</w:t>
      </w:r>
      <w:r w:rsidRPr="00860E91">
        <w:rPr>
          <w:rFonts w:ascii="Times New Roman" w:hAnsi="Times New Roman" w:cs="Times New Roman"/>
          <w:bCs/>
          <w:sz w:val="24"/>
          <w:szCs w:val="24"/>
        </w:rPr>
        <w:t>rchitectures can be desig</w:t>
      </w:r>
      <w:r w:rsidR="00344C02" w:rsidRPr="00860E91">
        <w:rPr>
          <w:rFonts w:ascii="Times New Roman" w:hAnsi="Times New Roman" w:cs="Times New Roman"/>
          <w:bCs/>
          <w:sz w:val="24"/>
          <w:szCs w:val="24"/>
        </w:rPr>
        <w:t>ned in order t</w:t>
      </w:r>
      <w:r w:rsidR="00CC0C00">
        <w:rPr>
          <w:rFonts w:ascii="Times New Roman" w:hAnsi="Times New Roman" w:cs="Times New Roman"/>
          <w:bCs/>
          <w:sz w:val="24"/>
          <w:szCs w:val="24"/>
        </w:rPr>
        <w:t>o optimize all the parameters i.e. Power, delay and timing</w:t>
      </w:r>
      <w:r w:rsidR="00CE6E13">
        <w:rPr>
          <w:rFonts w:ascii="Times New Roman" w:hAnsi="Times New Roman" w:cs="Times New Roman"/>
          <w:bCs/>
          <w:sz w:val="24"/>
          <w:szCs w:val="24"/>
        </w:rPr>
        <w:t>. Any design that can optimize</w:t>
      </w:r>
      <w:r w:rsidR="00CC0C00">
        <w:rPr>
          <w:rFonts w:ascii="Times New Roman" w:hAnsi="Times New Roman" w:cs="Times New Roman"/>
          <w:bCs/>
          <w:sz w:val="24"/>
          <w:szCs w:val="24"/>
        </w:rPr>
        <w:t xml:space="preserve"> all the three</w:t>
      </w:r>
      <w:r w:rsidRPr="00860E91">
        <w:rPr>
          <w:rFonts w:ascii="Times New Roman" w:hAnsi="Times New Roman" w:cs="Times New Roman"/>
          <w:bCs/>
          <w:sz w:val="24"/>
          <w:szCs w:val="24"/>
        </w:rPr>
        <w:t xml:space="preserve"> parameters</w:t>
      </w:r>
      <w:r w:rsidR="00CE6E13">
        <w:rPr>
          <w:rFonts w:ascii="Times New Roman" w:hAnsi="Times New Roman" w:cs="Times New Roman"/>
          <w:bCs/>
          <w:sz w:val="24"/>
          <w:szCs w:val="24"/>
        </w:rPr>
        <w:t xml:space="preserve"> is considered as a </w:t>
      </w:r>
      <w:r w:rsidR="00CC0C00">
        <w:rPr>
          <w:rFonts w:ascii="Times New Roman" w:hAnsi="Times New Roman" w:cs="Times New Roman"/>
          <w:bCs/>
          <w:sz w:val="24"/>
          <w:szCs w:val="24"/>
        </w:rPr>
        <w:t xml:space="preserve">very </w:t>
      </w:r>
      <w:r w:rsidR="00CE6E13">
        <w:rPr>
          <w:rFonts w:ascii="Times New Roman" w:hAnsi="Times New Roman" w:cs="Times New Roman"/>
          <w:bCs/>
          <w:sz w:val="24"/>
          <w:szCs w:val="24"/>
        </w:rPr>
        <w:t xml:space="preserve">good </w:t>
      </w:r>
      <w:r w:rsidR="00CE6E13">
        <w:rPr>
          <w:rFonts w:ascii="Times New Roman" w:hAnsi="Times New Roman" w:cs="Times New Roman"/>
          <w:bCs/>
          <w:sz w:val="24"/>
          <w:szCs w:val="24"/>
        </w:rPr>
        <w:lastRenderedPageBreak/>
        <w:t>hardware design</w:t>
      </w:r>
      <w:r w:rsidR="00E567D6">
        <w:rPr>
          <w:rFonts w:ascii="Times New Roman" w:hAnsi="Times New Roman" w:cs="Times New Roman"/>
          <w:bCs/>
          <w:sz w:val="24"/>
          <w:szCs w:val="24"/>
        </w:rPr>
        <w:t xml:space="preserve"> but based upon the demand of application some compromise has to be made between the parameters</w:t>
      </w:r>
      <w:r w:rsidR="00801D68">
        <w:rPr>
          <w:rFonts w:ascii="Times New Roman" w:hAnsi="Times New Roman" w:cs="Times New Roman"/>
          <w:bCs/>
          <w:sz w:val="24"/>
          <w:szCs w:val="24"/>
        </w:rPr>
        <w:t>.</w:t>
      </w:r>
      <w:r w:rsidRPr="00860E91">
        <w:rPr>
          <w:rFonts w:ascii="Times New Roman" w:hAnsi="Times New Roman" w:cs="Times New Roman"/>
          <w:bCs/>
          <w:sz w:val="24"/>
          <w:szCs w:val="24"/>
        </w:rPr>
        <w:t xml:space="preserve"> </w:t>
      </w:r>
      <w:r w:rsidR="007E0E2A">
        <w:rPr>
          <w:rFonts w:ascii="Times New Roman" w:hAnsi="Times New Roman" w:cs="Times New Roman"/>
          <w:bCs/>
          <w:sz w:val="24"/>
          <w:szCs w:val="24"/>
        </w:rPr>
        <w:t>A</w:t>
      </w:r>
      <w:r w:rsidR="00241F5D">
        <w:rPr>
          <w:rFonts w:ascii="Times New Roman" w:hAnsi="Times New Roman" w:cs="Times New Roman"/>
          <w:bCs/>
          <w:sz w:val="24"/>
          <w:szCs w:val="24"/>
        </w:rPr>
        <w:t xml:space="preserve"> </w:t>
      </w:r>
      <w:ins w:id="507" w:author="HP" w:date="2015-12-14T13:18:00Z">
        <w:r w:rsidR="00850660">
          <w:rPr>
            <w:rFonts w:ascii="Times New Roman" w:hAnsi="Times New Roman" w:cs="Times New Roman"/>
            <w:bCs/>
            <w:sz w:val="24"/>
            <w:szCs w:val="24"/>
          </w:rPr>
          <w:t>h</w:t>
        </w:r>
      </w:ins>
      <w:del w:id="508" w:author="HP" w:date="2015-12-14T13:18:00Z">
        <w:r w:rsidR="00241F5D" w:rsidDel="00850660">
          <w:rPr>
            <w:rFonts w:ascii="Times New Roman" w:hAnsi="Times New Roman" w:cs="Times New Roman"/>
            <w:bCs/>
            <w:sz w:val="24"/>
            <w:szCs w:val="24"/>
          </w:rPr>
          <w:delText>H</w:delText>
        </w:r>
      </w:del>
      <w:r w:rsidR="00241F5D">
        <w:rPr>
          <w:rFonts w:ascii="Times New Roman" w:hAnsi="Times New Roman" w:cs="Times New Roman"/>
          <w:bCs/>
          <w:sz w:val="24"/>
          <w:szCs w:val="24"/>
        </w:rPr>
        <w:t xml:space="preserve">ardware </w:t>
      </w:r>
      <w:ins w:id="509" w:author="HP" w:date="2015-12-14T13:18:00Z">
        <w:r w:rsidR="00850660">
          <w:rPr>
            <w:rFonts w:ascii="Times New Roman" w:hAnsi="Times New Roman" w:cs="Times New Roman"/>
            <w:bCs/>
            <w:sz w:val="24"/>
            <w:szCs w:val="24"/>
          </w:rPr>
          <w:t>d</w:t>
        </w:r>
      </w:ins>
      <w:del w:id="510" w:author="HP" w:date="2015-12-14T13:18:00Z">
        <w:r w:rsidR="00241F5D" w:rsidDel="00850660">
          <w:rPr>
            <w:rFonts w:ascii="Times New Roman" w:hAnsi="Times New Roman" w:cs="Times New Roman"/>
            <w:bCs/>
            <w:sz w:val="24"/>
            <w:szCs w:val="24"/>
          </w:rPr>
          <w:delText>D</w:delText>
        </w:r>
      </w:del>
      <w:r w:rsidR="00241F5D">
        <w:rPr>
          <w:rFonts w:ascii="Times New Roman" w:hAnsi="Times New Roman" w:cs="Times New Roman"/>
          <w:bCs/>
          <w:sz w:val="24"/>
          <w:szCs w:val="24"/>
        </w:rPr>
        <w:t>esign also requires</w:t>
      </w:r>
      <w:r w:rsidRPr="00860E91">
        <w:rPr>
          <w:rFonts w:ascii="Times New Roman" w:hAnsi="Times New Roman" w:cs="Times New Roman"/>
          <w:bCs/>
          <w:sz w:val="24"/>
          <w:szCs w:val="24"/>
        </w:rPr>
        <w:t xml:space="preserve"> high speed</w:t>
      </w:r>
      <w:r w:rsidR="00327C2A">
        <w:rPr>
          <w:rFonts w:ascii="Times New Roman" w:hAnsi="Times New Roman" w:cs="Times New Roman"/>
          <w:bCs/>
          <w:sz w:val="24"/>
          <w:szCs w:val="24"/>
        </w:rPr>
        <w:t xml:space="preserve"> and low power</w:t>
      </w:r>
      <w:r w:rsidR="001B306D">
        <w:rPr>
          <w:rFonts w:ascii="Times New Roman" w:hAnsi="Times New Roman" w:cs="Times New Roman"/>
          <w:bCs/>
          <w:sz w:val="24"/>
          <w:szCs w:val="24"/>
        </w:rPr>
        <w:t xml:space="preserve"> in the</w:t>
      </w:r>
      <w:r w:rsidRPr="00860E91">
        <w:rPr>
          <w:rFonts w:ascii="Times New Roman" w:hAnsi="Times New Roman" w:cs="Times New Roman"/>
          <w:bCs/>
          <w:sz w:val="24"/>
          <w:szCs w:val="24"/>
        </w:rPr>
        <w:t xml:space="preserve"> functioning to sustain long enough in the market</w:t>
      </w:r>
      <w:r w:rsidR="00327C2A">
        <w:rPr>
          <w:rFonts w:ascii="Times New Roman" w:hAnsi="Times New Roman" w:cs="Times New Roman"/>
          <w:bCs/>
          <w:sz w:val="24"/>
          <w:szCs w:val="24"/>
        </w:rPr>
        <w:t xml:space="preserve"> it will be a very good model if the three</w:t>
      </w:r>
      <w:r w:rsidR="001B306D">
        <w:rPr>
          <w:rFonts w:ascii="Times New Roman" w:hAnsi="Times New Roman" w:cs="Times New Roman"/>
          <w:bCs/>
          <w:sz w:val="24"/>
          <w:szCs w:val="24"/>
        </w:rPr>
        <w:t xml:space="preserve"> </w:t>
      </w:r>
      <w:r w:rsidR="00235A9F">
        <w:rPr>
          <w:rFonts w:ascii="Times New Roman" w:hAnsi="Times New Roman" w:cs="Times New Roman"/>
          <w:bCs/>
          <w:sz w:val="24"/>
          <w:szCs w:val="24"/>
        </w:rPr>
        <w:t>requirements</w:t>
      </w:r>
      <w:r w:rsidR="00801D68">
        <w:rPr>
          <w:rFonts w:ascii="Times New Roman" w:hAnsi="Times New Roman" w:cs="Times New Roman"/>
          <w:bCs/>
          <w:sz w:val="24"/>
          <w:szCs w:val="24"/>
        </w:rPr>
        <w:t xml:space="preserve"> together</w:t>
      </w:r>
      <w:r w:rsidR="00235A9F">
        <w:rPr>
          <w:rFonts w:ascii="Times New Roman" w:hAnsi="Times New Roman" w:cs="Times New Roman"/>
          <w:bCs/>
          <w:sz w:val="24"/>
          <w:szCs w:val="24"/>
        </w:rPr>
        <w:t xml:space="preserve"> are met</w:t>
      </w:r>
      <w:r w:rsidRPr="00860E91">
        <w:rPr>
          <w:rFonts w:ascii="Times New Roman" w:hAnsi="Times New Roman" w:cs="Times New Roman"/>
          <w:bCs/>
          <w:sz w:val="24"/>
          <w:szCs w:val="24"/>
        </w:rPr>
        <w:t xml:space="preserve">. </w:t>
      </w:r>
    </w:p>
    <w:p w14:paraId="0352092A" w14:textId="77777777" w:rsidR="00680162" w:rsidRPr="00860E91" w:rsidRDefault="00680162"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791769C8"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12421159"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0BA04832"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1EFE56DF"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1E575F0A"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18E5B4B0"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3F51844D"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354D58F0"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7359B64B" w14:textId="77777777" w:rsidR="00402090"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2BFE486F" w14:textId="77777777" w:rsidR="00FD5A80" w:rsidRDefault="00FD5A8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552DA42A" w14:textId="77777777" w:rsidR="00FD5A80" w:rsidRDefault="00FD5A8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52FFB0EE" w14:textId="77777777" w:rsidR="00FD5A80" w:rsidRPr="00860E91" w:rsidRDefault="00FD5A8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53B3438C" w14:textId="77777777" w:rsidR="00402090" w:rsidRPr="00860E91" w:rsidRDefault="00402090"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23A28B70" w14:textId="77777777" w:rsidR="003642F4" w:rsidRPr="00860E91" w:rsidRDefault="003642F4"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5799A380" w14:textId="10AACDBC" w:rsidR="00463B83" w:rsidRPr="00860E91" w:rsidRDefault="00463B83" w:rsidP="005857B4">
      <w:pPr>
        <w:keepNext/>
        <w:keepLines/>
        <w:spacing w:after="120" w:line="480" w:lineRule="auto"/>
        <w:outlineLvl w:val="2"/>
        <w:rPr>
          <w:rFonts w:ascii="Times New Roman" w:eastAsiaTheme="majorEastAsia" w:hAnsi="Times New Roman" w:cs="Times New Roman"/>
          <w:sz w:val="24"/>
          <w:szCs w:val="24"/>
        </w:rPr>
      </w:pPr>
      <w:bookmarkStart w:id="511" w:name="_Toc436657388"/>
      <w:bookmarkStart w:id="512" w:name="_Toc436926915"/>
      <w:r w:rsidRPr="00860E91">
        <w:rPr>
          <w:rFonts w:ascii="Times New Roman" w:hAnsi="Times New Roman" w:cs="Times New Roman"/>
          <w:b/>
          <w:bCs/>
          <w:sz w:val="28"/>
          <w:szCs w:val="28"/>
        </w:rPr>
        <w:lastRenderedPageBreak/>
        <w:t>R</w:t>
      </w:r>
      <w:r w:rsidR="005F0737">
        <w:rPr>
          <w:rFonts w:ascii="Times New Roman" w:hAnsi="Times New Roman" w:cs="Times New Roman"/>
          <w:b/>
          <w:bCs/>
          <w:sz w:val="28"/>
          <w:szCs w:val="28"/>
        </w:rPr>
        <w:t>eferences</w:t>
      </w:r>
      <w:bookmarkEnd w:id="511"/>
      <w:bookmarkEnd w:id="512"/>
    </w:p>
    <w:p w14:paraId="3932EED1" w14:textId="76EDCF43" w:rsidR="00463B83" w:rsidRPr="00860E91" w:rsidRDefault="00463B83" w:rsidP="005857B4">
      <w:pPr>
        <w:autoSpaceDE w:val="0"/>
        <w:autoSpaceDN w:val="0"/>
        <w:adjustRightInd w:val="0"/>
        <w:spacing w:after="120" w:line="480" w:lineRule="auto"/>
        <w:ind w:left="720" w:hanging="720"/>
        <w:rPr>
          <w:rFonts w:ascii="Times New Roman" w:hAnsi="Times New Roman" w:cs="Times New Roman"/>
          <w:sz w:val="24"/>
          <w:szCs w:val="24"/>
        </w:rPr>
      </w:pPr>
      <w:r w:rsidRPr="00860E91">
        <w:rPr>
          <w:rFonts w:ascii="Times New Roman" w:hAnsi="Times New Roman" w:cs="Times New Roman"/>
          <w:sz w:val="24"/>
          <w:szCs w:val="24"/>
        </w:rPr>
        <w:t xml:space="preserve">[1] </w:t>
      </w:r>
      <w:r w:rsidRPr="00860E91">
        <w:rPr>
          <w:rFonts w:ascii="Times New Roman" w:hAnsi="Times New Roman" w:cs="Times New Roman"/>
          <w:sz w:val="24"/>
          <w:szCs w:val="24"/>
        </w:rPr>
        <w:tab/>
        <w:t xml:space="preserve">O. J. </w:t>
      </w:r>
      <w:proofErr w:type="spellStart"/>
      <w:r w:rsidRPr="00860E91">
        <w:rPr>
          <w:rFonts w:ascii="Times New Roman" w:hAnsi="Times New Roman" w:cs="Times New Roman"/>
          <w:sz w:val="24"/>
          <w:szCs w:val="24"/>
        </w:rPr>
        <w:t>Bedrij</w:t>
      </w:r>
      <w:proofErr w:type="spellEnd"/>
      <w:r w:rsidRPr="00860E91">
        <w:rPr>
          <w:rFonts w:ascii="Times New Roman" w:hAnsi="Times New Roman" w:cs="Times New Roman"/>
          <w:sz w:val="24"/>
          <w:szCs w:val="24"/>
        </w:rPr>
        <w:t xml:space="preserve">, “Carry-select adder,” </w:t>
      </w:r>
      <w:r w:rsidRPr="00860E91">
        <w:rPr>
          <w:rFonts w:ascii="Times New Roman" w:hAnsi="Times New Roman" w:cs="Times New Roman"/>
          <w:i/>
          <w:iCs/>
          <w:sz w:val="24"/>
          <w:szCs w:val="24"/>
        </w:rPr>
        <w:t xml:space="preserve">IRE Trans. Electron. </w:t>
      </w:r>
      <w:proofErr w:type="spellStart"/>
      <w:proofErr w:type="gramStart"/>
      <w:r w:rsidRPr="00860E91">
        <w:rPr>
          <w:rFonts w:ascii="Times New Roman" w:hAnsi="Times New Roman" w:cs="Times New Roman"/>
          <w:i/>
          <w:iCs/>
          <w:sz w:val="24"/>
          <w:szCs w:val="24"/>
        </w:rPr>
        <w:t>Comput</w:t>
      </w:r>
      <w:proofErr w:type="spellEnd"/>
      <w:r w:rsidRPr="00860E91">
        <w:rPr>
          <w:rFonts w:ascii="Times New Roman" w:hAnsi="Times New Roman" w:cs="Times New Roman"/>
          <w:i/>
          <w:iCs/>
          <w:sz w:val="24"/>
          <w:szCs w:val="24"/>
        </w:rPr>
        <w:t>.</w:t>
      </w:r>
      <w:r w:rsidR="002E495B">
        <w:rPr>
          <w:rFonts w:ascii="Times New Roman" w:hAnsi="Times New Roman" w:cs="Times New Roman"/>
          <w:sz w:val="24"/>
          <w:szCs w:val="24"/>
        </w:rPr>
        <w:t>,</w:t>
      </w:r>
      <w:proofErr w:type="gramEnd"/>
      <w:r w:rsidR="002E495B">
        <w:rPr>
          <w:rFonts w:ascii="Times New Roman" w:hAnsi="Times New Roman" w:cs="Times New Roman"/>
          <w:sz w:val="24"/>
          <w:szCs w:val="24"/>
        </w:rPr>
        <w:t xml:space="preserve"> pp.340–344, 1962.</w:t>
      </w:r>
    </w:p>
    <w:p w14:paraId="1EFF9A38" w14:textId="77E8FBA4" w:rsidR="00463B83" w:rsidRPr="00860E91" w:rsidRDefault="00463B83" w:rsidP="005857B4">
      <w:pPr>
        <w:autoSpaceDE w:val="0"/>
        <w:autoSpaceDN w:val="0"/>
        <w:adjustRightInd w:val="0"/>
        <w:spacing w:after="120" w:line="480" w:lineRule="auto"/>
        <w:ind w:left="720" w:hanging="720"/>
        <w:rPr>
          <w:rFonts w:ascii="Times New Roman" w:hAnsi="Times New Roman" w:cs="Times New Roman"/>
          <w:sz w:val="24"/>
          <w:szCs w:val="24"/>
        </w:rPr>
      </w:pPr>
      <w:r w:rsidRPr="00860E91">
        <w:rPr>
          <w:rFonts w:ascii="Times New Roman" w:hAnsi="Times New Roman" w:cs="Times New Roman"/>
          <w:sz w:val="24"/>
          <w:szCs w:val="24"/>
        </w:rPr>
        <w:t xml:space="preserve">[2] </w:t>
      </w:r>
      <w:r w:rsidRPr="00860E91">
        <w:rPr>
          <w:rFonts w:ascii="Times New Roman" w:hAnsi="Times New Roman" w:cs="Times New Roman"/>
          <w:sz w:val="24"/>
          <w:szCs w:val="24"/>
        </w:rPr>
        <w:tab/>
        <w:t xml:space="preserve">B. </w:t>
      </w:r>
      <w:proofErr w:type="spellStart"/>
      <w:r w:rsidRPr="00860E91">
        <w:rPr>
          <w:rFonts w:ascii="Times New Roman" w:hAnsi="Times New Roman" w:cs="Times New Roman"/>
          <w:sz w:val="24"/>
          <w:szCs w:val="24"/>
        </w:rPr>
        <w:t>Ramkumar</w:t>
      </w:r>
      <w:proofErr w:type="spellEnd"/>
      <w:r w:rsidRPr="00860E91">
        <w:rPr>
          <w:rFonts w:ascii="Times New Roman" w:hAnsi="Times New Roman" w:cs="Times New Roman"/>
          <w:sz w:val="24"/>
          <w:szCs w:val="24"/>
        </w:rPr>
        <w:t>, H.</w:t>
      </w:r>
      <w:r w:rsidR="004C114B" w:rsidRPr="00860E91">
        <w:rPr>
          <w:rFonts w:ascii="Times New Roman" w:hAnsi="Times New Roman" w:cs="Times New Roman"/>
          <w:sz w:val="24"/>
          <w:szCs w:val="24"/>
        </w:rPr>
        <w:t xml:space="preserve"> </w:t>
      </w:r>
      <w:r w:rsidRPr="00860E91">
        <w:rPr>
          <w:rFonts w:ascii="Times New Roman" w:hAnsi="Times New Roman" w:cs="Times New Roman"/>
          <w:sz w:val="24"/>
          <w:szCs w:val="24"/>
        </w:rPr>
        <w:t xml:space="preserve">M. </w:t>
      </w:r>
      <w:proofErr w:type="spellStart"/>
      <w:r w:rsidRPr="00860E91">
        <w:rPr>
          <w:rFonts w:ascii="Times New Roman" w:hAnsi="Times New Roman" w:cs="Times New Roman"/>
          <w:sz w:val="24"/>
          <w:szCs w:val="24"/>
        </w:rPr>
        <w:t>Kittur</w:t>
      </w:r>
      <w:proofErr w:type="spellEnd"/>
      <w:r w:rsidRPr="00860E91">
        <w:rPr>
          <w:rFonts w:ascii="Times New Roman" w:hAnsi="Times New Roman" w:cs="Times New Roman"/>
          <w:sz w:val="24"/>
          <w:szCs w:val="24"/>
        </w:rPr>
        <w:t xml:space="preserve">, and P. M. Kannan, “ASIC implementation of modified faster carry save adder,” </w:t>
      </w:r>
      <w:r w:rsidRPr="00860E91">
        <w:rPr>
          <w:rFonts w:ascii="Times New Roman" w:hAnsi="Times New Roman" w:cs="Times New Roman"/>
          <w:i/>
          <w:iCs/>
          <w:sz w:val="24"/>
          <w:szCs w:val="24"/>
        </w:rPr>
        <w:t>Eur. J. Sci. Res.</w:t>
      </w:r>
      <w:r w:rsidRPr="00860E91">
        <w:rPr>
          <w:rFonts w:ascii="Times New Roman" w:hAnsi="Times New Roman" w:cs="Times New Roman"/>
          <w:sz w:val="24"/>
          <w:szCs w:val="24"/>
        </w:rPr>
        <w:t xml:space="preserve">, </w:t>
      </w:r>
      <w:r w:rsidR="002E495B">
        <w:rPr>
          <w:rFonts w:ascii="Times New Roman" w:hAnsi="Times New Roman" w:cs="Times New Roman"/>
          <w:sz w:val="24"/>
          <w:szCs w:val="24"/>
        </w:rPr>
        <w:t>vol. 42, no. 1, pp.53–58, 2010.</w:t>
      </w:r>
    </w:p>
    <w:p w14:paraId="0872E2FE" w14:textId="186432E8" w:rsidR="00463B83" w:rsidRPr="00860E91" w:rsidRDefault="00463B83" w:rsidP="005857B4">
      <w:pPr>
        <w:autoSpaceDE w:val="0"/>
        <w:autoSpaceDN w:val="0"/>
        <w:adjustRightInd w:val="0"/>
        <w:spacing w:after="120" w:line="480" w:lineRule="auto"/>
        <w:ind w:left="720" w:hanging="720"/>
        <w:rPr>
          <w:rFonts w:ascii="Times New Roman" w:hAnsi="Times New Roman" w:cs="Times New Roman"/>
          <w:sz w:val="24"/>
          <w:szCs w:val="24"/>
        </w:rPr>
      </w:pPr>
      <w:r w:rsidRPr="00860E91">
        <w:rPr>
          <w:rFonts w:ascii="Times New Roman" w:hAnsi="Times New Roman" w:cs="Times New Roman"/>
          <w:sz w:val="24"/>
          <w:szCs w:val="24"/>
        </w:rPr>
        <w:t xml:space="preserve">[3] </w:t>
      </w:r>
      <w:r w:rsidRPr="00860E91">
        <w:rPr>
          <w:rFonts w:ascii="Times New Roman" w:hAnsi="Times New Roman" w:cs="Times New Roman"/>
          <w:sz w:val="24"/>
          <w:szCs w:val="24"/>
        </w:rPr>
        <w:tab/>
        <w:t xml:space="preserve">T. Y. </w:t>
      </w:r>
      <w:proofErr w:type="spellStart"/>
      <w:r w:rsidRPr="00860E91">
        <w:rPr>
          <w:rFonts w:ascii="Times New Roman" w:hAnsi="Times New Roman" w:cs="Times New Roman"/>
          <w:sz w:val="24"/>
          <w:szCs w:val="24"/>
        </w:rPr>
        <w:t>Ceiang</w:t>
      </w:r>
      <w:proofErr w:type="spellEnd"/>
      <w:r w:rsidRPr="00860E91">
        <w:rPr>
          <w:rFonts w:ascii="Times New Roman" w:hAnsi="Times New Roman" w:cs="Times New Roman"/>
          <w:sz w:val="24"/>
          <w:szCs w:val="24"/>
        </w:rPr>
        <w:t xml:space="preserve"> and M. J. Hsiao, “Carry-select adder using single ripple carry adder,” </w:t>
      </w:r>
      <w:r w:rsidRPr="00860E91">
        <w:rPr>
          <w:rFonts w:ascii="Times New Roman" w:hAnsi="Times New Roman" w:cs="Times New Roman"/>
          <w:i/>
          <w:iCs/>
          <w:sz w:val="24"/>
          <w:szCs w:val="24"/>
        </w:rPr>
        <w:t>Electron. Lett.</w:t>
      </w:r>
      <w:r w:rsidRPr="00860E91">
        <w:rPr>
          <w:rFonts w:ascii="Times New Roman" w:hAnsi="Times New Roman" w:cs="Times New Roman"/>
          <w:sz w:val="24"/>
          <w:szCs w:val="24"/>
        </w:rPr>
        <w:t xml:space="preserve"> vol.34, no</w:t>
      </w:r>
      <w:r w:rsidR="002E495B">
        <w:rPr>
          <w:rFonts w:ascii="Times New Roman" w:hAnsi="Times New Roman" w:cs="Times New Roman"/>
          <w:sz w:val="24"/>
          <w:szCs w:val="24"/>
        </w:rPr>
        <w:t>. 22, pp. 2101–2103, Oct. 1998.</w:t>
      </w:r>
    </w:p>
    <w:p w14:paraId="194601A5" w14:textId="15B6D3D7" w:rsidR="00463B83" w:rsidRPr="00860E91" w:rsidRDefault="00463B83" w:rsidP="005857B4">
      <w:pPr>
        <w:autoSpaceDE w:val="0"/>
        <w:autoSpaceDN w:val="0"/>
        <w:adjustRightInd w:val="0"/>
        <w:spacing w:after="120" w:line="480" w:lineRule="auto"/>
        <w:ind w:left="720" w:hanging="720"/>
        <w:rPr>
          <w:rFonts w:ascii="Times New Roman" w:hAnsi="Times New Roman" w:cs="Times New Roman"/>
          <w:sz w:val="24"/>
          <w:szCs w:val="24"/>
        </w:rPr>
      </w:pPr>
      <w:r w:rsidRPr="00860E91">
        <w:rPr>
          <w:rFonts w:ascii="Times New Roman" w:hAnsi="Times New Roman" w:cs="Times New Roman"/>
          <w:sz w:val="24"/>
          <w:szCs w:val="24"/>
        </w:rPr>
        <w:t xml:space="preserve">[4] </w:t>
      </w:r>
      <w:r w:rsidRPr="00860E91">
        <w:rPr>
          <w:rFonts w:ascii="Times New Roman" w:hAnsi="Times New Roman" w:cs="Times New Roman"/>
          <w:sz w:val="24"/>
          <w:szCs w:val="24"/>
        </w:rPr>
        <w:tab/>
        <w:t xml:space="preserve">Y. Kim and L.-S. Kim, “64-bit carry-select adder with reduced area,” </w:t>
      </w:r>
      <w:r w:rsidRPr="00860E91">
        <w:rPr>
          <w:rFonts w:ascii="Times New Roman" w:hAnsi="Times New Roman" w:cs="Times New Roman"/>
          <w:i/>
          <w:iCs/>
          <w:sz w:val="24"/>
          <w:szCs w:val="24"/>
        </w:rPr>
        <w:t>Electron. Lett.</w:t>
      </w:r>
      <w:r w:rsidRPr="00860E91">
        <w:rPr>
          <w:rFonts w:ascii="Times New Roman" w:hAnsi="Times New Roman" w:cs="Times New Roman"/>
          <w:sz w:val="24"/>
          <w:szCs w:val="24"/>
        </w:rPr>
        <w:t xml:space="preserve"> vol. 37,</w:t>
      </w:r>
      <w:r w:rsidR="002E495B">
        <w:rPr>
          <w:rFonts w:ascii="Times New Roman" w:hAnsi="Times New Roman" w:cs="Times New Roman"/>
          <w:sz w:val="24"/>
          <w:szCs w:val="24"/>
        </w:rPr>
        <w:t xml:space="preserve"> no. 10, pp. 614–615, May 2001.</w:t>
      </w:r>
    </w:p>
    <w:p w14:paraId="4E04209C" w14:textId="04849ADB" w:rsidR="00463B83" w:rsidRPr="002E495B" w:rsidRDefault="00463B83" w:rsidP="005857B4">
      <w:pPr>
        <w:autoSpaceDE w:val="0"/>
        <w:autoSpaceDN w:val="0"/>
        <w:adjustRightInd w:val="0"/>
        <w:spacing w:after="120" w:line="480" w:lineRule="auto"/>
        <w:ind w:left="720" w:hanging="720"/>
        <w:rPr>
          <w:rFonts w:ascii="Times New Roman" w:hAnsi="Times New Roman" w:cs="Times New Roman"/>
          <w:sz w:val="24"/>
          <w:szCs w:val="24"/>
        </w:rPr>
      </w:pPr>
      <w:r w:rsidRPr="00860E91">
        <w:rPr>
          <w:rFonts w:ascii="Times New Roman" w:hAnsi="Times New Roman" w:cs="Times New Roman"/>
          <w:sz w:val="24"/>
          <w:szCs w:val="24"/>
        </w:rPr>
        <w:t xml:space="preserve">[5] </w:t>
      </w:r>
      <w:r w:rsidRPr="00860E91">
        <w:rPr>
          <w:rFonts w:ascii="Times New Roman" w:hAnsi="Times New Roman" w:cs="Times New Roman"/>
          <w:sz w:val="24"/>
          <w:szCs w:val="24"/>
        </w:rPr>
        <w:tab/>
        <w:t xml:space="preserve">Y. He, C. H. Chang, and J. </w:t>
      </w:r>
      <w:proofErr w:type="spellStart"/>
      <w:proofErr w:type="gramStart"/>
      <w:r w:rsidRPr="00860E91">
        <w:rPr>
          <w:rFonts w:ascii="Times New Roman" w:hAnsi="Times New Roman" w:cs="Times New Roman"/>
          <w:sz w:val="24"/>
          <w:szCs w:val="24"/>
        </w:rPr>
        <w:t>Gu</w:t>
      </w:r>
      <w:proofErr w:type="spellEnd"/>
      <w:proofErr w:type="gramEnd"/>
      <w:r w:rsidRPr="00860E91">
        <w:rPr>
          <w:rFonts w:ascii="Times New Roman" w:hAnsi="Times New Roman" w:cs="Times New Roman"/>
          <w:sz w:val="24"/>
          <w:szCs w:val="24"/>
        </w:rPr>
        <w:t xml:space="preserve">, “An area efficient 64-bit square root carry-select </w:t>
      </w:r>
      <w:r w:rsidRPr="002E495B">
        <w:rPr>
          <w:rFonts w:ascii="Times New Roman" w:hAnsi="Times New Roman" w:cs="Times New Roman"/>
          <w:sz w:val="24"/>
          <w:szCs w:val="24"/>
        </w:rPr>
        <w:t xml:space="preserve">adder for low power applications,” in </w:t>
      </w:r>
      <w:r w:rsidRPr="002E495B">
        <w:rPr>
          <w:rFonts w:ascii="Times New Roman" w:hAnsi="Times New Roman" w:cs="Times New Roman"/>
          <w:i/>
          <w:iCs/>
          <w:sz w:val="24"/>
          <w:szCs w:val="24"/>
        </w:rPr>
        <w:t xml:space="preserve">Proc. IEEE Int. </w:t>
      </w:r>
      <w:proofErr w:type="spellStart"/>
      <w:r w:rsidRPr="002E495B">
        <w:rPr>
          <w:rFonts w:ascii="Times New Roman" w:hAnsi="Times New Roman" w:cs="Times New Roman"/>
          <w:i/>
          <w:iCs/>
          <w:sz w:val="24"/>
          <w:szCs w:val="24"/>
        </w:rPr>
        <w:t>Symp</w:t>
      </w:r>
      <w:proofErr w:type="spellEnd"/>
      <w:r w:rsidRPr="002E495B">
        <w:rPr>
          <w:rFonts w:ascii="Times New Roman" w:hAnsi="Times New Roman" w:cs="Times New Roman"/>
          <w:i/>
          <w:iCs/>
          <w:sz w:val="24"/>
          <w:szCs w:val="24"/>
        </w:rPr>
        <w:t>.</w:t>
      </w:r>
      <w:r w:rsidRPr="002E495B">
        <w:rPr>
          <w:rFonts w:ascii="Times New Roman" w:hAnsi="Times New Roman" w:cs="Times New Roman"/>
          <w:sz w:val="24"/>
          <w:szCs w:val="24"/>
        </w:rPr>
        <w:t xml:space="preserve"> </w:t>
      </w:r>
      <w:r w:rsidRPr="002E495B">
        <w:rPr>
          <w:rFonts w:ascii="Times New Roman" w:hAnsi="Times New Roman" w:cs="Times New Roman"/>
          <w:i/>
          <w:iCs/>
          <w:sz w:val="24"/>
          <w:szCs w:val="24"/>
        </w:rPr>
        <w:t>Circuits Syst.</w:t>
      </w:r>
      <w:r w:rsidRPr="002E495B">
        <w:rPr>
          <w:rFonts w:ascii="Times New Roman" w:hAnsi="Times New Roman" w:cs="Times New Roman"/>
          <w:sz w:val="24"/>
          <w:szCs w:val="24"/>
        </w:rPr>
        <w:t>, vol. 4, pp. 4082 –4085</w:t>
      </w:r>
      <w:r w:rsidR="005745BE" w:rsidRPr="002E495B">
        <w:rPr>
          <w:rFonts w:ascii="Times New Roman" w:hAnsi="Times New Roman" w:cs="Times New Roman"/>
          <w:sz w:val="24"/>
          <w:szCs w:val="24"/>
        </w:rPr>
        <w:t>, 2005</w:t>
      </w:r>
      <w:r w:rsidRPr="002E495B">
        <w:rPr>
          <w:rFonts w:ascii="Times New Roman" w:hAnsi="Times New Roman" w:cs="Times New Roman"/>
          <w:sz w:val="24"/>
          <w:szCs w:val="24"/>
        </w:rPr>
        <w:t>.</w:t>
      </w:r>
    </w:p>
    <w:p w14:paraId="0F63D246" w14:textId="45219566" w:rsidR="00463B83" w:rsidRPr="002E495B" w:rsidRDefault="00463B83" w:rsidP="005857B4">
      <w:pPr>
        <w:spacing w:after="120" w:line="480" w:lineRule="auto"/>
        <w:ind w:left="660" w:hanging="660"/>
        <w:rPr>
          <w:rFonts w:ascii="Times New Roman" w:eastAsia="Times New Roman" w:hAnsi="Times New Roman" w:cs="Times New Roman"/>
          <w:color w:val="000000" w:themeColor="text1"/>
          <w:sz w:val="24"/>
          <w:szCs w:val="24"/>
          <w:shd w:val="clear" w:color="auto" w:fill="FFFFFF"/>
        </w:rPr>
      </w:pPr>
      <w:r w:rsidRPr="002E495B">
        <w:rPr>
          <w:rFonts w:ascii="Times New Roman" w:hAnsi="Times New Roman" w:cs="Times New Roman"/>
          <w:bCs/>
          <w:sz w:val="24"/>
          <w:szCs w:val="24"/>
        </w:rPr>
        <w:t>[6]</w:t>
      </w:r>
      <w:r w:rsidRPr="002E495B">
        <w:rPr>
          <w:rFonts w:ascii="Times New Roman" w:hAnsi="Times New Roman" w:cs="Times New Roman"/>
          <w:bCs/>
          <w:sz w:val="24"/>
          <w:szCs w:val="24"/>
        </w:rPr>
        <w:tab/>
      </w:r>
      <w:r w:rsidR="00D66F5A" w:rsidRPr="002E495B">
        <w:rPr>
          <w:rFonts w:ascii="Times New Roman" w:hAnsi="Times New Roman" w:cs="Times New Roman"/>
          <w:color w:val="000000" w:themeColor="text1"/>
          <w:sz w:val="24"/>
          <w:szCs w:val="24"/>
        </w:rPr>
        <w:t xml:space="preserve">B. </w:t>
      </w:r>
      <w:proofErr w:type="spellStart"/>
      <w:r w:rsidR="00D66F5A" w:rsidRPr="002E495B">
        <w:rPr>
          <w:rFonts w:ascii="Times New Roman" w:hAnsi="Times New Roman" w:cs="Times New Roman"/>
          <w:color w:val="000000" w:themeColor="text1"/>
          <w:sz w:val="24"/>
          <w:szCs w:val="24"/>
        </w:rPr>
        <w:t>Ramkumar</w:t>
      </w:r>
      <w:proofErr w:type="spellEnd"/>
      <w:r w:rsidR="00D66F5A" w:rsidRPr="002E495B">
        <w:rPr>
          <w:rFonts w:ascii="Times New Roman" w:hAnsi="Times New Roman" w:cs="Times New Roman"/>
          <w:color w:val="000000" w:themeColor="text1"/>
          <w:sz w:val="24"/>
          <w:szCs w:val="24"/>
        </w:rPr>
        <w:t xml:space="preserve"> and H. M. </w:t>
      </w:r>
      <w:proofErr w:type="spellStart"/>
      <w:r w:rsidR="00D66F5A" w:rsidRPr="002E495B">
        <w:rPr>
          <w:rFonts w:ascii="Times New Roman" w:hAnsi="Times New Roman" w:cs="Times New Roman"/>
          <w:color w:val="000000" w:themeColor="text1"/>
          <w:sz w:val="24"/>
          <w:szCs w:val="24"/>
        </w:rPr>
        <w:t>Kittur</w:t>
      </w:r>
      <w:proofErr w:type="spellEnd"/>
      <w:r w:rsidR="005745BE" w:rsidRPr="002E495B">
        <w:rPr>
          <w:rFonts w:ascii="Times New Roman" w:hAnsi="Times New Roman" w:cs="Times New Roman"/>
          <w:color w:val="000000" w:themeColor="text1"/>
          <w:sz w:val="24"/>
          <w:szCs w:val="24"/>
        </w:rPr>
        <w:t>,</w:t>
      </w:r>
      <w:r w:rsidR="00D66F5A" w:rsidRPr="002E495B">
        <w:rPr>
          <w:rFonts w:ascii="Times New Roman" w:hAnsi="Times New Roman" w:cs="Times New Roman"/>
          <w:color w:val="000000" w:themeColor="text1"/>
          <w:sz w:val="24"/>
          <w:szCs w:val="24"/>
        </w:rPr>
        <w:t xml:space="preserve"> </w:t>
      </w:r>
      <w:r w:rsidRPr="002E495B">
        <w:rPr>
          <w:rFonts w:ascii="Times New Roman" w:hAnsi="Times New Roman" w:cs="Times New Roman"/>
          <w:bCs/>
          <w:color w:val="000000" w:themeColor="text1"/>
          <w:sz w:val="24"/>
          <w:szCs w:val="24"/>
        </w:rPr>
        <w:t>“Low-</w:t>
      </w:r>
      <w:r w:rsidR="007E0E2A">
        <w:rPr>
          <w:rFonts w:ascii="Times New Roman" w:hAnsi="Times New Roman" w:cs="Times New Roman"/>
          <w:bCs/>
          <w:color w:val="000000" w:themeColor="text1"/>
          <w:sz w:val="24"/>
          <w:szCs w:val="24"/>
        </w:rPr>
        <w:t>p</w:t>
      </w:r>
      <w:r w:rsidRPr="002E495B">
        <w:rPr>
          <w:rFonts w:ascii="Times New Roman" w:hAnsi="Times New Roman" w:cs="Times New Roman"/>
          <w:bCs/>
          <w:color w:val="000000" w:themeColor="text1"/>
          <w:sz w:val="24"/>
          <w:szCs w:val="24"/>
        </w:rPr>
        <w:t xml:space="preserve">ower and </w:t>
      </w:r>
      <w:r w:rsidR="007E0E2A">
        <w:rPr>
          <w:rFonts w:ascii="Times New Roman" w:hAnsi="Times New Roman" w:cs="Times New Roman"/>
          <w:bCs/>
          <w:color w:val="000000" w:themeColor="text1"/>
          <w:sz w:val="24"/>
          <w:szCs w:val="24"/>
        </w:rPr>
        <w:t>a</w:t>
      </w:r>
      <w:r w:rsidRPr="002E495B">
        <w:rPr>
          <w:rFonts w:ascii="Times New Roman" w:hAnsi="Times New Roman" w:cs="Times New Roman"/>
          <w:bCs/>
          <w:color w:val="000000" w:themeColor="text1"/>
          <w:sz w:val="24"/>
          <w:szCs w:val="24"/>
        </w:rPr>
        <w:t>rea-</w:t>
      </w:r>
      <w:r w:rsidR="007E0E2A">
        <w:rPr>
          <w:rFonts w:ascii="Times New Roman" w:hAnsi="Times New Roman" w:cs="Times New Roman"/>
          <w:bCs/>
          <w:color w:val="000000" w:themeColor="text1"/>
          <w:sz w:val="24"/>
          <w:szCs w:val="24"/>
        </w:rPr>
        <w:t>e</w:t>
      </w:r>
      <w:r w:rsidRPr="002E495B">
        <w:rPr>
          <w:rFonts w:ascii="Times New Roman" w:hAnsi="Times New Roman" w:cs="Times New Roman"/>
          <w:bCs/>
          <w:color w:val="000000" w:themeColor="text1"/>
          <w:sz w:val="24"/>
          <w:szCs w:val="24"/>
        </w:rPr>
        <w:t xml:space="preserve">fficient </w:t>
      </w:r>
      <w:r w:rsidR="007E0E2A">
        <w:rPr>
          <w:rFonts w:ascii="Times New Roman" w:hAnsi="Times New Roman" w:cs="Times New Roman"/>
          <w:bCs/>
          <w:color w:val="000000" w:themeColor="text1"/>
          <w:sz w:val="24"/>
          <w:szCs w:val="24"/>
        </w:rPr>
        <w:t>c</w:t>
      </w:r>
      <w:r w:rsidRPr="002E495B">
        <w:rPr>
          <w:rFonts w:ascii="Times New Roman" w:hAnsi="Times New Roman" w:cs="Times New Roman"/>
          <w:bCs/>
          <w:color w:val="000000" w:themeColor="text1"/>
          <w:sz w:val="24"/>
          <w:szCs w:val="24"/>
        </w:rPr>
        <w:t xml:space="preserve">arry </w:t>
      </w:r>
      <w:r w:rsidR="007E0E2A">
        <w:rPr>
          <w:rFonts w:ascii="Times New Roman" w:hAnsi="Times New Roman" w:cs="Times New Roman"/>
          <w:bCs/>
          <w:color w:val="000000" w:themeColor="text1"/>
          <w:sz w:val="24"/>
          <w:szCs w:val="24"/>
        </w:rPr>
        <w:t>s</w:t>
      </w:r>
      <w:r w:rsidRPr="002E495B">
        <w:rPr>
          <w:rFonts w:ascii="Times New Roman" w:hAnsi="Times New Roman" w:cs="Times New Roman"/>
          <w:bCs/>
          <w:color w:val="000000" w:themeColor="text1"/>
          <w:sz w:val="24"/>
          <w:szCs w:val="24"/>
        </w:rPr>
        <w:t xml:space="preserve">elect </w:t>
      </w:r>
      <w:r w:rsidR="007E0E2A">
        <w:rPr>
          <w:rFonts w:ascii="Times New Roman" w:hAnsi="Times New Roman" w:cs="Times New Roman"/>
          <w:bCs/>
          <w:color w:val="000000" w:themeColor="text1"/>
          <w:sz w:val="24"/>
          <w:szCs w:val="24"/>
        </w:rPr>
        <w:t>a</w:t>
      </w:r>
      <w:r w:rsidRPr="002E495B">
        <w:rPr>
          <w:rFonts w:ascii="Times New Roman" w:hAnsi="Times New Roman" w:cs="Times New Roman"/>
          <w:bCs/>
          <w:color w:val="000000" w:themeColor="text1"/>
          <w:sz w:val="24"/>
          <w:szCs w:val="24"/>
        </w:rPr>
        <w:t xml:space="preserve">dder” </w:t>
      </w:r>
      <w:hyperlink r:id="rId55" w:history="1">
        <w:r w:rsidRPr="002E495B">
          <w:rPr>
            <w:rStyle w:val="Hyperlink"/>
            <w:rFonts w:ascii="Times New Roman" w:eastAsia="Times New Roman" w:hAnsi="Times New Roman" w:cs="Times New Roman"/>
            <w:color w:val="000000" w:themeColor="text1"/>
            <w:sz w:val="24"/>
            <w:szCs w:val="24"/>
            <w:u w:val="none"/>
          </w:rPr>
          <w:t xml:space="preserve">Very Large Scale Integration (VLSI) Systems, </w:t>
        </w:r>
        <w:r w:rsidRPr="002E495B">
          <w:rPr>
            <w:rStyle w:val="Hyperlink"/>
            <w:rFonts w:ascii="Times New Roman" w:eastAsia="Times New Roman" w:hAnsi="Times New Roman" w:cs="Times New Roman"/>
            <w:i/>
            <w:color w:val="000000" w:themeColor="text1"/>
            <w:sz w:val="24"/>
            <w:szCs w:val="24"/>
            <w:u w:val="none"/>
          </w:rPr>
          <w:t xml:space="preserve">IEEE Transactions </w:t>
        </w:r>
        <w:r w:rsidRPr="002E495B">
          <w:rPr>
            <w:rStyle w:val="Hyperlink"/>
            <w:rFonts w:ascii="Times New Roman" w:eastAsia="Times New Roman" w:hAnsi="Times New Roman" w:cs="Times New Roman"/>
            <w:color w:val="000000" w:themeColor="text1"/>
            <w:sz w:val="24"/>
            <w:szCs w:val="24"/>
            <w:u w:val="none"/>
          </w:rPr>
          <w:t>on </w:t>
        </w:r>
      </w:hyperlink>
      <w:r w:rsidRPr="002E495B">
        <w:rPr>
          <w:rFonts w:ascii="Times New Roman" w:eastAsia="Times New Roman" w:hAnsi="Times New Roman" w:cs="Times New Roman"/>
          <w:color w:val="000000" w:themeColor="text1"/>
          <w:sz w:val="24"/>
          <w:szCs w:val="24"/>
          <w:shd w:val="clear" w:color="auto" w:fill="FFFFFF"/>
        </w:rPr>
        <w:t xml:space="preserve"> (Volume: 20, </w:t>
      </w:r>
      <w:hyperlink r:id="rId56" w:history="1">
        <w:r w:rsidRPr="002E495B">
          <w:rPr>
            <w:rStyle w:val="Hyperlink"/>
            <w:rFonts w:ascii="Times New Roman" w:eastAsia="Times New Roman" w:hAnsi="Times New Roman" w:cs="Times New Roman"/>
            <w:color w:val="000000" w:themeColor="text1"/>
            <w:sz w:val="24"/>
            <w:szCs w:val="24"/>
            <w:u w:val="none"/>
          </w:rPr>
          <w:t>Issue: 2</w:t>
        </w:r>
      </w:hyperlink>
      <w:r w:rsidRPr="002E495B">
        <w:rPr>
          <w:rFonts w:ascii="Times New Roman" w:eastAsia="Times New Roman" w:hAnsi="Times New Roman" w:cs="Times New Roman"/>
          <w:color w:val="000000" w:themeColor="text1"/>
          <w:sz w:val="24"/>
          <w:szCs w:val="24"/>
          <w:shd w:val="clear" w:color="auto" w:fill="FFFFFF"/>
        </w:rPr>
        <w:t>)</w:t>
      </w:r>
      <w:r w:rsidRPr="002E495B">
        <w:rPr>
          <w:rFonts w:ascii="Times New Roman" w:eastAsia="Times New Roman" w:hAnsi="Times New Roman" w:cs="Times New Roman"/>
          <w:color w:val="000000" w:themeColor="text1"/>
          <w:sz w:val="24"/>
          <w:szCs w:val="24"/>
        </w:rPr>
        <w:t>,</w:t>
      </w:r>
      <w:r w:rsidRPr="002E495B">
        <w:rPr>
          <w:rFonts w:ascii="Times New Roman" w:eastAsia="Times New Roman" w:hAnsi="Times New Roman" w:cs="Times New Roman"/>
          <w:color w:val="000000" w:themeColor="text1"/>
          <w:sz w:val="24"/>
          <w:szCs w:val="24"/>
          <w:shd w:val="clear" w:color="auto" w:fill="FFFFFF"/>
        </w:rPr>
        <w:t xml:space="preserve"> Feb. 2012.</w:t>
      </w:r>
    </w:p>
    <w:p w14:paraId="0386737E" w14:textId="60D7E295" w:rsidR="00463B83" w:rsidRPr="00860E91" w:rsidRDefault="00463B83" w:rsidP="005857B4">
      <w:pPr>
        <w:spacing w:after="120" w:line="480" w:lineRule="auto"/>
        <w:ind w:left="660" w:hanging="660"/>
        <w:rPr>
          <w:rFonts w:ascii="Times New Roman" w:hAnsi="Times New Roman" w:cs="Times New Roman"/>
          <w:sz w:val="24"/>
          <w:szCs w:val="24"/>
          <w:shd w:val="clear" w:color="auto" w:fill="FFFFFF"/>
        </w:rPr>
      </w:pPr>
      <w:r w:rsidRPr="00860E91">
        <w:rPr>
          <w:rFonts w:ascii="Times New Roman" w:eastAsia="Times New Roman" w:hAnsi="Times New Roman" w:cs="Times New Roman"/>
          <w:color w:val="000000" w:themeColor="text1"/>
          <w:sz w:val="24"/>
          <w:szCs w:val="24"/>
          <w:shd w:val="clear" w:color="auto" w:fill="FFFFFF"/>
        </w:rPr>
        <w:t xml:space="preserve">[7] </w:t>
      </w:r>
      <w:r w:rsidRPr="00860E91">
        <w:rPr>
          <w:rFonts w:ascii="Times New Roman" w:eastAsia="Times New Roman" w:hAnsi="Times New Roman" w:cs="Times New Roman"/>
          <w:color w:val="000000" w:themeColor="text1"/>
          <w:sz w:val="24"/>
          <w:szCs w:val="24"/>
          <w:shd w:val="clear" w:color="auto" w:fill="FFFFFF"/>
        </w:rPr>
        <w:tab/>
      </w:r>
      <w:r w:rsidR="005745BE">
        <w:rPr>
          <w:rFonts w:ascii="Times New Roman" w:hAnsi="Times New Roman" w:cs="Times New Roman"/>
          <w:iCs/>
          <w:color w:val="000000" w:themeColor="text1"/>
          <w:sz w:val="24"/>
          <w:szCs w:val="24"/>
        </w:rPr>
        <w:t>Y. Kim and L. S.</w:t>
      </w:r>
      <w:r w:rsidR="00D66F5A" w:rsidRPr="00860E91">
        <w:rPr>
          <w:rFonts w:ascii="Times New Roman" w:hAnsi="Times New Roman" w:cs="Times New Roman"/>
          <w:iCs/>
          <w:color w:val="000000" w:themeColor="text1"/>
          <w:sz w:val="24"/>
          <w:szCs w:val="24"/>
        </w:rPr>
        <w:t xml:space="preserve"> Kim</w:t>
      </w:r>
      <w:r w:rsidR="005745BE">
        <w:rPr>
          <w:rFonts w:ascii="Times New Roman" w:hAnsi="Times New Roman" w:cs="Times New Roman"/>
          <w:iCs/>
          <w:color w:val="000000" w:themeColor="text1"/>
          <w:sz w:val="24"/>
          <w:szCs w:val="24"/>
        </w:rPr>
        <w:t>,</w:t>
      </w:r>
      <w:r w:rsidR="00D66F5A" w:rsidRPr="00860E91">
        <w:rPr>
          <w:rFonts w:ascii="Times New Roman" w:hAnsi="Times New Roman" w:cs="Times New Roman"/>
          <w:color w:val="000000" w:themeColor="text1"/>
          <w:sz w:val="24"/>
          <w:szCs w:val="24"/>
        </w:rPr>
        <w:t xml:space="preserve"> </w:t>
      </w:r>
      <w:r w:rsidRPr="00860E91">
        <w:rPr>
          <w:rFonts w:ascii="Times New Roman" w:eastAsia="Times New Roman" w:hAnsi="Times New Roman" w:cs="Times New Roman"/>
          <w:color w:val="000000" w:themeColor="text1"/>
          <w:sz w:val="24"/>
          <w:szCs w:val="24"/>
          <w:shd w:val="clear" w:color="auto" w:fill="FFFFFF"/>
        </w:rPr>
        <w:t>“</w:t>
      </w:r>
      <w:r w:rsidRPr="00860E91">
        <w:rPr>
          <w:rFonts w:ascii="Times New Roman" w:hAnsi="Times New Roman" w:cs="Times New Roman"/>
          <w:color w:val="000000" w:themeColor="text1"/>
          <w:sz w:val="24"/>
          <w:szCs w:val="24"/>
        </w:rPr>
        <w:t>A low power carry select adder with reduced area”</w:t>
      </w:r>
      <w:r w:rsidR="007E0E2A">
        <w:rPr>
          <w:rFonts w:ascii="Times New Roman" w:hAnsi="Times New Roman" w:cs="Times New Roman"/>
          <w:color w:val="000000" w:themeColor="text1"/>
          <w:sz w:val="24"/>
          <w:szCs w:val="24"/>
        </w:rPr>
        <w:t xml:space="preserve"> </w:t>
      </w:r>
      <w:r w:rsidR="007E0E2A" w:rsidRPr="006A05BF">
        <w:rPr>
          <w:rFonts w:ascii="Times New Roman" w:hAnsi="Times New Roman" w:cs="Times New Roman"/>
          <w:i/>
          <w:color w:val="000000" w:themeColor="text1"/>
          <w:sz w:val="24"/>
          <w:szCs w:val="24"/>
        </w:rPr>
        <w:t>Circuits and Systems</w:t>
      </w:r>
      <w:r w:rsidR="007E0E2A" w:rsidRPr="007E0E2A">
        <w:rPr>
          <w:rFonts w:ascii="Times New Roman" w:hAnsi="Times New Roman" w:cs="Times New Roman"/>
          <w:color w:val="000000" w:themeColor="text1"/>
          <w:sz w:val="24"/>
          <w:szCs w:val="24"/>
        </w:rPr>
        <w:t>,</w:t>
      </w:r>
      <w:r w:rsidR="004C114B" w:rsidRPr="00860E91">
        <w:rPr>
          <w:rFonts w:ascii="Times New Roman" w:hAnsi="Times New Roman" w:cs="Times New Roman"/>
          <w:color w:val="000000" w:themeColor="text1"/>
          <w:sz w:val="24"/>
          <w:szCs w:val="24"/>
        </w:rPr>
        <w:t xml:space="preserve"> </w:t>
      </w:r>
      <w:r w:rsidRPr="00860E91">
        <w:rPr>
          <w:rFonts w:ascii="Times New Roman" w:hAnsi="Times New Roman" w:cs="Times New Roman"/>
          <w:color w:val="000000" w:themeColor="text1"/>
          <w:sz w:val="24"/>
          <w:szCs w:val="24"/>
          <w:shd w:val="clear" w:color="auto" w:fill="FFFFFF"/>
        </w:rPr>
        <w:t xml:space="preserve">Volume: 4, </w:t>
      </w:r>
      <w:r w:rsidRPr="00860E91">
        <w:rPr>
          <w:rFonts w:ascii="Times New Roman" w:hAnsi="Times New Roman" w:cs="Times New Roman"/>
          <w:sz w:val="24"/>
          <w:szCs w:val="24"/>
          <w:shd w:val="clear" w:color="auto" w:fill="FFFFFF"/>
        </w:rPr>
        <w:t>6-9 May 2001.</w:t>
      </w:r>
    </w:p>
    <w:p w14:paraId="580954C1" w14:textId="548072DF" w:rsidR="00463B83" w:rsidRPr="00860E91" w:rsidRDefault="00602C8F" w:rsidP="005857B4">
      <w:pPr>
        <w:spacing w:after="120" w:line="480" w:lineRule="auto"/>
        <w:ind w:left="660" w:hanging="660"/>
        <w:rPr>
          <w:rStyle w:val="ng-binding"/>
          <w:rFonts w:ascii="Times New Roman" w:hAnsi="Times New Roman" w:cs="Times New Roman"/>
        </w:rPr>
      </w:pPr>
      <w:r>
        <w:rPr>
          <w:rFonts w:ascii="Times New Roman" w:hAnsi="Times New Roman" w:cs="Times New Roman"/>
          <w:sz w:val="24"/>
          <w:szCs w:val="24"/>
        </w:rPr>
        <w:t xml:space="preserve"> </w:t>
      </w:r>
      <w:r w:rsidR="00463B83" w:rsidRPr="00860E91">
        <w:rPr>
          <w:rFonts w:ascii="Times New Roman" w:hAnsi="Times New Roman" w:cs="Times New Roman"/>
          <w:sz w:val="24"/>
          <w:szCs w:val="24"/>
        </w:rPr>
        <w:t>[8]</w:t>
      </w:r>
      <w:r w:rsidR="00463B83" w:rsidRPr="00860E91">
        <w:rPr>
          <w:rFonts w:ascii="Times New Roman" w:hAnsi="Times New Roman" w:cs="Times New Roman"/>
          <w:sz w:val="24"/>
          <w:szCs w:val="24"/>
        </w:rPr>
        <w:tab/>
      </w:r>
      <w:r w:rsidRPr="00602C8F">
        <w:rPr>
          <w:rFonts w:ascii="Times New Roman" w:hAnsi="Times New Roman" w:cs="Times New Roman"/>
          <w:sz w:val="24"/>
          <w:szCs w:val="24"/>
        </w:rPr>
        <w:t>L.</w:t>
      </w:r>
      <w:ins w:id="513" w:author="HP" w:date="2015-12-14T13:20:00Z">
        <w:r w:rsidR="003A3A91">
          <w:rPr>
            <w:rFonts w:ascii="Times New Roman" w:hAnsi="Times New Roman" w:cs="Times New Roman"/>
            <w:sz w:val="24"/>
            <w:szCs w:val="24"/>
          </w:rPr>
          <w:t xml:space="preserve"> </w:t>
        </w:r>
        <w:proofErr w:type="spellStart"/>
        <w:r w:rsidR="003A3A91" w:rsidRPr="00602C8F">
          <w:rPr>
            <w:rFonts w:ascii="Times New Roman" w:hAnsi="Times New Roman" w:cs="Times New Roman"/>
            <w:sz w:val="24"/>
            <w:szCs w:val="24"/>
          </w:rPr>
          <w:t>Mugilvannan</w:t>
        </w:r>
        <w:proofErr w:type="spellEnd"/>
        <w:r w:rsidR="003A3A91">
          <w:rPr>
            <w:rFonts w:ascii="Times New Roman" w:hAnsi="Times New Roman" w:cs="Times New Roman"/>
            <w:sz w:val="24"/>
            <w:szCs w:val="24"/>
          </w:rPr>
          <w:t xml:space="preserve"> and</w:t>
        </w:r>
        <w:r w:rsidR="00107CC8">
          <w:rPr>
            <w:rFonts w:ascii="Times New Roman" w:hAnsi="Times New Roman" w:cs="Times New Roman"/>
            <w:sz w:val="24"/>
            <w:szCs w:val="24"/>
          </w:rPr>
          <w:t xml:space="preserve"> S.</w:t>
        </w:r>
      </w:ins>
      <w:r w:rsidRPr="00602C8F">
        <w:rPr>
          <w:rFonts w:ascii="Times New Roman" w:hAnsi="Times New Roman" w:cs="Times New Roman"/>
          <w:sz w:val="24"/>
          <w:szCs w:val="24"/>
        </w:rPr>
        <w:t xml:space="preserve"> </w:t>
      </w:r>
      <w:proofErr w:type="spellStart"/>
      <w:r w:rsidRPr="00602C8F">
        <w:rPr>
          <w:rFonts w:ascii="Times New Roman" w:hAnsi="Times New Roman" w:cs="Times New Roman"/>
          <w:sz w:val="24"/>
          <w:szCs w:val="24"/>
        </w:rPr>
        <w:t>Ramasamy</w:t>
      </w:r>
      <w:proofErr w:type="spellEnd"/>
      <w:del w:id="514" w:author="HP" w:date="2015-12-14T13:20:00Z">
        <w:r w:rsidR="005A7488" w:rsidDel="00107CC8">
          <w:rPr>
            <w:rFonts w:ascii="Times New Roman" w:hAnsi="Times New Roman" w:cs="Times New Roman"/>
            <w:sz w:val="24"/>
            <w:szCs w:val="24"/>
          </w:rPr>
          <w:delText xml:space="preserve"> </w:delText>
        </w:r>
        <w:r w:rsidR="005A7488" w:rsidDel="003A3A91">
          <w:rPr>
            <w:rFonts w:ascii="Times New Roman" w:hAnsi="Times New Roman" w:cs="Times New Roman"/>
            <w:sz w:val="24"/>
            <w:szCs w:val="24"/>
          </w:rPr>
          <w:delText xml:space="preserve">and </w:delText>
        </w:r>
        <w:r w:rsidR="005A7488" w:rsidRPr="00602C8F" w:rsidDel="003A3A91">
          <w:rPr>
            <w:rFonts w:ascii="Times New Roman" w:hAnsi="Times New Roman" w:cs="Times New Roman"/>
            <w:sz w:val="24"/>
            <w:szCs w:val="24"/>
          </w:rPr>
          <w:delText>Mugilvannan</w:delText>
        </w:r>
      </w:del>
      <w:r w:rsidRPr="00602C8F">
        <w:rPr>
          <w:rFonts w:ascii="Times New Roman" w:hAnsi="Times New Roman" w:cs="Times New Roman"/>
          <w:sz w:val="24"/>
          <w:szCs w:val="24"/>
        </w:rPr>
        <w:t>,</w:t>
      </w:r>
      <w:r w:rsidR="005A7488">
        <w:rPr>
          <w:rFonts w:ascii="Times New Roman" w:hAnsi="Times New Roman" w:cs="Times New Roman"/>
          <w:sz w:val="24"/>
          <w:szCs w:val="24"/>
        </w:rPr>
        <w:t xml:space="preserve"> “</w:t>
      </w:r>
      <w:proofErr w:type="spellStart"/>
      <w:r w:rsidRPr="00602C8F">
        <w:rPr>
          <w:rFonts w:ascii="Times New Roman" w:hAnsi="Times New Roman" w:cs="Times New Roman"/>
          <w:sz w:val="24"/>
          <w:szCs w:val="24"/>
        </w:rPr>
        <w:t>Lowpower</w:t>
      </w:r>
      <w:proofErr w:type="spellEnd"/>
      <w:r w:rsidRPr="00602C8F">
        <w:rPr>
          <w:rFonts w:ascii="Times New Roman" w:hAnsi="Times New Roman" w:cs="Times New Roman"/>
          <w:sz w:val="24"/>
          <w:szCs w:val="24"/>
        </w:rPr>
        <w:t xml:space="preserve"> and area efficient carry select adder using modified BEC-1converter”, </w:t>
      </w:r>
      <w:r w:rsidRPr="006A05BF">
        <w:rPr>
          <w:rFonts w:ascii="Times New Roman" w:hAnsi="Times New Roman" w:cs="Times New Roman"/>
          <w:i/>
          <w:sz w:val="24"/>
          <w:szCs w:val="24"/>
        </w:rPr>
        <w:t xml:space="preserve">Communications and </w:t>
      </w:r>
      <w:r w:rsidR="007E0E2A" w:rsidRPr="006A05BF">
        <w:rPr>
          <w:rFonts w:ascii="Times New Roman" w:hAnsi="Times New Roman" w:cs="Times New Roman"/>
          <w:i/>
          <w:sz w:val="24"/>
          <w:szCs w:val="24"/>
        </w:rPr>
        <w:t>N</w:t>
      </w:r>
      <w:r w:rsidRPr="006A05BF">
        <w:rPr>
          <w:rFonts w:ascii="Times New Roman" w:hAnsi="Times New Roman" w:cs="Times New Roman"/>
          <w:i/>
          <w:sz w:val="24"/>
          <w:szCs w:val="24"/>
        </w:rPr>
        <w:t>etworking Technologies (ICCCNT),</w:t>
      </w:r>
      <w:ins w:id="515" w:author="HP" w:date="2015-12-12T10:56:00Z">
        <w:r w:rsidR="00323C7A">
          <w:rPr>
            <w:rFonts w:ascii="Times New Roman" w:hAnsi="Times New Roman" w:cs="Times New Roman"/>
            <w:i/>
            <w:sz w:val="24"/>
            <w:szCs w:val="24"/>
          </w:rPr>
          <w:t xml:space="preserve"> </w:t>
        </w:r>
      </w:ins>
      <w:proofErr w:type="spellStart"/>
      <w:r w:rsidR="00A459DF" w:rsidRPr="006A05BF">
        <w:rPr>
          <w:rFonts w:ascii="Times New Roman" w:hAnsi="Times New Roman" w:cs="Times New Roman"/>
          <w:sz w:val="24"/>
          <w:szCs w:val="24"/>
        </w:rPr>
        <w:t>Tiruchengode</w:t>
      </w:r>
      <w:proofErr w:type="spellEnd"/>
      <w:r w:rsidR="00A459DF">
        <w:rPr>
          <w:rFonts w:ascii="Times New Roman" w:hAnsi="Times New Roman" w:cs="Times New Roman"/>
          <w:sz w:val="24"/>
          <w:szCs w:val="24"/>
        </w:rPr>
        <w:t xml:space="preserve">, </w:t>
      </w:r>
      <w:bookmarkStart w:id="516" w:name="_GoBack"/>
      <w:bookmarkEnd w:id="516"/>
      <w:r w:rsidR="00A459DF">
        <w:rPr>
          <w:rFonts w:ascii="Times New Roman" w:hAnsi="Times New Roman" w:cs="Times New Roman"/>
          <w:sz w:val="24"/>
          <w:szCs w:val="24"/>
        </w:rPr>
        <w:t>India</w:t>
      </w:r>
      <w:ins w:id="517" w:author="Sri Shanmukha Naraharisetti" w:date="2015-12-14T13:59:00Z">
        <w:r w:rsidR="003D31CF">
          <w:rPr>
            <w:rFonts w:ascii="Times New Roman" w:hAnsi="Times New Roman" w:cs="Times New Roman"/>
            <w:sz w:val="24"/>
            <w:szCs w:val="24"/>
          </w:rPr>
          <w:t>,</w:t>
        </w:r>
      </w:ins>
      <w:r w:rsidRPr="006A05BF">
        <w:rPr>
          <w:rFonts w:ascii="Times New Roman" w:hAnsi="Times New Roman" w:cs="Times New Roman"/>
          <w:i/>
          <w:sz w:val="24"/>
          <w:szCs w:val="24"/>
        </w:rPr>
        <w:t xml:space="preserve"> </w:t>
      </w:r>
      <w:r w:rsidRPr="007E0E2A">
        <w:rPr>
          <w:rFonts w:ascii="Times New Roman" w:hAnsi="Times New Roman" w:cs="Times New Roman"/>
          <w:sz w:val="24"/>
          <w:szCs w:val="24"/>
        </w:rPr>
        <w:t>2013</w:t>
      </w:r>
      <w:r w:rsidRPr="00602C8F">
        <w:rPr>
          <w:rFonts w:ascii="Times New Roman" w:hAnsi="Times New Roman" w:cs="Times New Roman"/>
          <w:sz w:val="24"/>
          <w:szCs w:val="24"/>
        </w:rPr>
        <w:t>.</w:t>
      </w:r>
    </w:p>
    <w:p w14:paraId="0B2D96ED" w14:textId="1E7F7588" w:rsidR="004B51FC" w:rsidRPr="00860E91" w:rsidRDefault="005745BE" w:rsidP="005857B4">
      <w:pPr>
        <w:pStyle w:val="author"/>
        <w:shd w:val="clear" w:color="auto" w:fill="FFFFFF"/>
        <w:spacing w:before="0" w:beforeAutospacing="0" w:after="120" w:afterAutospacing="0" w:line="480" w:lineRule="auto"/>
      </w:pPr>
      <w:r>
        <w:lastRenderedPageBreak/>
        <w:t xml:space="preserve"> [9]      K. </w:t>
      </w:r>
      <w:proofErr w:type="spellStart"/>
      <w:r>
        <w:t>Rawat</w:t>
      </w:r>
      <w:proofErr w:type="spellEnd"/>
      <w:r>
        <w:t xml:space="preserve">, T. </w:t>
      </w:r>
      <w:proofErr w:type="spellStart"/>
      <w:r>
        <w:t>Darwish</w:t>
      </w:r>
      <w:proofErr w:type="spellEnd"/>
      <w:r>
        <w:t xml:space="preserve"> and M.</w:t>
      </w:r>
      <w:r w:rsidR="00463B83" w:rsidRPr="00860E91">
        <w:t xml:space="preserve"> </w:t>
      </w:r>
      <w:proofErr w:type="spellStart"/>
      <w:r w:rsidR="00463B83" w:rsidRPr="00860E91">
        <w:t>Bayoumi</w:t>
      </w:r>
      <w:proofErr w:type="spellEnd"/>
      <w:r w:rsidR="00463B83" w:rsidRPr="00860E91">
        <w:t>, “A low power and</w:t>
      </w:r>
      <w:r>
        <w:t xml:space="preserve"> r</w:t>
      </w:r>
      <w:r w:rsidR="00463B83" w:rsidRPr="00860E91">
        <w:t xml:space="preserve">educed area Carry </w:t>
      </w:r>
      <w:r>
        <w:tab/>
      </w:r>
      <w:r w:rsidR="00463B83" w:rsidRPr="00860E91">
        <w:t xml:space="preserve">Select Adder”, </w:t>
      </w:r>
      <w:r w:rsidR="00463B83" w:rsidRPr="005745BE">
        <w:rPr>
          <w:i/>
        </w:rPr>
        <w:t>45th Midwest Symposium on Circuits and</w:t>
      </w:r>
      <w:r w:rsidR="00A5543D">
        <w:t xml:space="preserve"> </w:t>
      </w:r>
      <w:r w:rsidR="00463B83" w:rsidRPr="005745BE">
        <w:rPr>
          <w:i/>
        </w:rPr>
        <w:t>Systems</w:t>
      </w:r>
      <w:r w:rsidR="00463B83" w:rsidRPr="00860E91">
        <w:t>, vol.1, pp. 467-</w:t>
      </w:r>
      <w:r w:rsidR="00A5543D">
        <w:tab/>
      </w:r>
      <w:r w:rsidR="00463B83" w:rsidRPr="00860E91">
        <w:t>470, March 2002.</w:t>
      </w:r>
    </w:p>
    <w:p w14:paraId="3E898FE2" w14:textId="145A5BAB" w:rsidR="004B51FC" w:rsidRPr="00860E91" w:rsidRDefault="004B51FC" w:rsidP="005857B4">
      <w:pPr>
        <w:spacing w:after="120" w:line="480" w:lineRule="auto"/>
        <w:rPr>
          <w:rFonts w:ascii="Times New Roman" w:eastAsia="Times New Roman" w:hAnsi="Times New Roman" w:cs="Times New Roman"/>
          <w:sz w:val="24"/>
          <w:szCs w:val="24"/>
        </w:rPr>
      </w:pPr>
      <w:r w:rsidRPr="00860E91">
        <w:rPr>
          <w:rFonts w:ascii="Times New Roman" w:hAnsi="Times New Roman" w:cs="Times New Roman"/>
          <w:sz w:val="24"/>
          <w:szCs w:val="24"/>
        </w:rPr>
        <w:t>[10]</w:t>
      </w:r>
      <w:r w:rsidRPr="00860E91">
        <w:rPr>
          <w:rFonts w:ascii="Times New Roman" w:hAnsi="Times New Roman" w:cs="Times New Roman"/>
          <w:sz w:val="24"/>
          <w:szCs w:val="24"/>
        </w:rPr>
        <w:tab/>
      </w:r>
      <w:r w:rsidR="00A5543D">
        <w:rPr>
          <w:rFonts w:ascii="Times New Roman" w:hAnsi="Times New Roman" w:cs="Times New Roman"/>
          <w:sz w:val="24"/>
          <w:szCs w:val="24"/>
        </w:rPr>
        <w:t xml:space="preserve">R. </w:t>
      </w:r>
      <w:proofErr w:type="spellStart"/>
      <w:r w:rsidR="00A5543D">
        <w:rPr>
          <w:rFonts w:ascii="Times New Roman" w:hAnsi="Times New Roman" w:cs="Times New Roman"/>
          <w:sz w:val="24"/>
          <w:szCs w:val="24"/>
        </w:rPr>
        <w:t>Priya</w:t>
      </w:r>
      <w:proofErr w:type="spellEnd"/>
      <w:r w:rsidR="00A5543D">
        <w:rPr>
          <w:rFonts w:ascii="Times New Roman" w:hAnsi="Times New Roman" w:cs="Times New Roman"/>
          <w:sz w:val="24"/>
          <w:szCs w:val="24"/>
        </w:rPr>
        <w:t xml:space="preserve"> and J.S. Kumar</w:t>
      </w:r>
      <w:r w:rsidRPr="00860E91">
        <w:rPr>
          <w:rFonts w:ascii="Times New Roman" w:hAnsi="Times New Roman" w:cs="Times New Roman"/>
          <w:sz w:val="24"/>
          <w:szCs w:val="24"/>
        </w:rPr>
        <w:t xml:space="preserve"> “</w:t>
      </w:r>
      <w:r w:rsidRPr="00860E91">
        <w:rPr>
          <w:rFonts w:ascii="Times New Roman" w:eastAsia="Times New Roman" w:hAnsi="Times New Roman" w:cs="Times New Roman"/>
          <w:sz w:val="24"/>
          <w:szCs w:val="24"/>
        </w:rPr>
        <w:t xml:space="preserve">Implementation and comparison of effective area </w:t>
      </w:r>
      <w:r w:rsidR="00D66F5A" w:rsidRPr="00860E91">
        <w:rPr>
          <w:rFonts w:ascii="Times New Roman" w:eastAsia="Times New Roman" w:hAnsi="Times New Roman" w:cs="Times New Roman"/>
          <w:sz w:val="24"/>
          <w:szCs w:val="24"/>
        </w:rPr>
        <w:tab/>
      </w:r>
      <w:r w:rsidRPr="00860E91">
        <w:rPr>
          <w:rFonts w:ascii="Times New Roman" w:eastAsia="Times New Roman" w:hAnsi="Times New Roman" w:cs="Times New Roman"/>
          <w:sz w:val="24"/>
          <w:szCs w:val="24"/>
        </w:rPr>
        <w:t>efficient architectures for CSLA”</w:t>
      </w:r>
      <w:r w:rsidR="00D66F5A" w:rsidRPr="00860E91">
        <w:rPr>
          <w:rFonts w:ascii="Times New Roman" w:eastAsia="Times New Roman" w:hAnsi="Times New Roman" w:cs="Times New Roman"/>
          <w:sz w:val="24"/>
          <w:szCs w:val="24"/>
        </w:rPr>
        <w:t xml:space="preserve"> </w:t>
      </w:r>
      <w:r w:rsidR="00D66F5A" w:rsidRPr="00860E91">
        <w:rPr>
          <w:rFonts w:ascii="Times New Roman" w:hAnsi="Times New Roman" w:cs="Times New Roman"/>
          <w:sz w:val="24"/>
          <w:szCs w:val="24"/>
          <w:shd w:val="clear" w:color="auto" w:fill="FFFFFF"/>
        </w:rPr>
        <w:t>Tirune</w:t>
      </w:r>
      <w:r w:rsidR="00A5543D">
        <w:rPr>
          <w:rFonts w:ascii="Times New Roman" w:hAnsi="Times New Roman" w:cs="Times New Roman"/>
          <w:sz w:val="24"/>
          <w:szCs w:val="24"/>
          <w:shd w:val="clear" w:color="auto" w:fill="FFFFFF"/>
        </w:rPr>
        <w:t>lveli</w:t>
      </w:r>
      <w:r w:rsidR="007E0E2A">
        <w:rPr>
          <w:rFonts w:ascii="Times New Roman" w:hAnsi="Times New Roman" w:cs="Times New Roman"/>
          <w:sz w:val="24"/>
          <w:szCs w:val="24"/>
          <w:shd w:val="clear" w:color="auto" w:fill="FFFFFF"/>
        </w:rPr>
        <w:t>,</w:t>
      </w:r>
      <w:r w:rsidR="00EC6349">
        <w:rPr>
          <w:rFonts w:ascii="Times New Roman" w:hAnsi="Times New Roman" w:cs="Times New Roman"/>
          <w:sz w:val="24"/>
          <w:szCs w:val="24"/>
          <w:shd w:val="clear" w:color="auto" w:fill="FFFFFF"/>
        </w:rPr>
        <w:t xml:space="preserve"> </w:t>
      </w:r>
      <w:r w:rsidR="007E0E2A">
        <w:rPr>
          <w:rFonts w:ascii="Times New Roman" w:hAnsi="Times New Roman" w:cs="Times New Roman"/>
          <w:sz w:val="24"/>
          <w:szCs w:val="24"/>
          <w:shd w:val="clear" w:color="auto" w:fill="FFFFFF"/>
        </w:rPr>
        <w:t>India</w:t>
      </w:r>
      <w:ins w:id="518" w:author="HP" w:date="2015-12-14T13:18:00Z">
        <w:r w:rsidR="003A3A91">
          <w:rPr>
            <w:rFonts w:ascii="Times New Roman" w:hAnsi="Times New Roman" w:cs="Times New Roman"/>
            <w:sz w:val="24"/>
            <w:szCs w:val="24"/>
            <w:shd w:val="clear" w:color="auto" w:fill="FFFFFF"/>
          </w:rPr>
          <w:t>,</w:t>
        </w:r>
      </w:ins>
      <w:r w:rsidR="00A5543D">
        <w:rPr>
          <w:rFonts w:ascii="Times New Roman" w:hAnsi="Times New Roman" w:cs="Times New Roman"/>
          <w:sz w:val="24"/>
          <w:szCs w:val="24"/>
          <w:shd w:val="clear" w:color="auto" w:fill="FFFFFF"/>
        </w:rPr>
        <w:t xml:space="preserve"> 25-26 March 2013.</w:t>
      </w:r>
    </w:p>
    <w:p w14:paraId="7499163E" w14:textId="1039E195" w:rsidR="004B51FC" w:rsidRPr="00860E91" w:rsidRDefault="004B51FC" w:rsidP="005857B4">
      <w:pPr>
        <w:pStyle w:val="author"/>
        <w:shd w:val="clear" w:color="auto" w:fill="FFFFFF"/>
        <w:spacing w:before="0" w:beforeAutospacing="0" w:after="120" w:afterAutospacing="0" w:line="480" w:lineRule="auto"/>
      </w:pPr>
    </w:p>
    <w:p w14:paraId="6E0FF0E3" w14:textId="77777777" w:rsidR="004B51FC" w:rsidRPr="00860E91" w:rsidRDefault="004B51FC" w:rsidP="005857B4">
      <w:pPr>
        <w:pStyle w:val="author"/>
        <w:shd w:val="clear" w:color="auto" w:fill="FFFFFF"/>
        <w:spacing w:before="0" w:beforeAutospacing="0" w:after="120" w:afterAutospacing="0" w:line="480" w:lineRule="auto"/>
        <w:ind w:firstLine="720"/>
      </w:pPr>
    </w:p>
    <w:p w14:paraId="58684DAE" w14:textId="77777777" w:rsidR="00463B83" w:rsidRPr="00860E91" w:rsidRDefault="00463B83" w:rsidP="005857B4">
      <w:pPr>
        <w:widowControl w:val="0"/>
        <w:overflowPunct w:val="0"/>
        <w:autoSpaceDE w:val="0"/>
        <w:autoSpaceDN w:val="0"/>
        <w:adjustRightInd w:val="0"/>
        <w:spacing w:after="120" w:line="480" w:lineRule="auto"/>
        <w:rPr>
          <w:rFonts w:ascii="Times New Roman" w:hAnsi="Times New Roman" w:cs="Times New Roman"/>
          <w:bCs/>
          <w:sz w:val="24"/>
          <w:szCs w:val="24"/>
        </w:rPr>
      </w:pPr>
    </w:p>
    <w:p w14:paraId="3981D312" w14:textId="77777777" w:rsidR="005C73A0" w:rsidRPr="00860E91" w:rsidRDefault="005C73A0" w:rsidP="005857B4">
      <w:pPr>
        <w:widowControl w:val="0"/>
        <w:overflowPunct w:val="0"/>
        <w:autoSpaceDE w:val="0"/>
        <w:autoSpaceDN w:val="0"/>
        <w:adjustRightInd w:val="0"/>
        <w:spacing w:after="120" w:line="480" w:lineRule="auto"/>
        <w:jc w:val="both"/>
        <w:rPr>
          <w:rFonts w:ascii="Times New Roman" w:hAnsi="Times New Roman" w:cs="Times New Roman"/>
          <w:bCs/>
          <w:sz w:val="24"/>
          <w:szCs w:val="24"/>
        </w:rPr>
      </w:pPr>
    </w:p>
    <w:p w14:paraId="21C5BAE4" w14:textId="7D88777B" w:rsidR="00FD0E5C" w:rsidRPr="00860E91" w:rsidRDefault="00FD0E5C" w:rsidP="005857B4">
      <w:pPr>
        <w:widowControl w:val="0"/>
        <w:overflowPunct w:val="0"/>
        <w:autoSpaceDE w:val="0"/>
        <w:autoSpaceDN w:val="0"/>
        <w:adjustRightInd w:val="0"/>
        <w:spacing w:after="120" w:line="480" w:lineRule="auto"/>
        <w:jc w:val="both"/>
        <w:rPr>
          <w:rFonts w:ascii="Times New Roman" w:hAnsi="Times New Roman" w:cs="Times New Roman"/>
          <w:b/>
          <w:bCs/>
          <w:sz w:val="28"/>
          <w:szCs w:val="28"/>
        </w:rPr>
      </w:pPr>
    </w:p>
    <w:p w14:paraId="1D75EDC4" w14:textId="502F40E2" w:rsidR="00FD0E5C" w:rsidRPr="00860E91" w:rsidRDefault="00FD0E5C" w:rsidP="005857B4">
      <w:pPr>
        <w:widowControl w:val="0"/>
        <w:overflowPunct w:val="0"/>
        <w:autoSpaceDE w:val="0"/>
        <w:autoSpaceDN w:val="0"/>
        <w:adjustRightInd w:val="0"/>
        <w:spacing w:after="120" w:line="480" w:lineRule="auto"/>
        <w:jc w:val="both"/>
        <w:rPr>
          <w:rFonts w:ascii="Times New Roman" w:hAnsi="Times New Roman" w:cs="Times New Roman"/>
          <w:b/>
          <w:bCs/>
          <w:sz w:val="28"/>
          <w:szCs w:val="28"/>
        </w:rPr>
      </w:pPr>
      <w:r w:rsidRPr="00860E91">
        <w:rPr>
          <w:rFonts w:ascii="Times New Roman" w:hAnsi="Times New Roman" w:cs="Times New Roman"/>
          <w:b/>
          <w:bCs/>
          <w:sz w:val="28"/>
          <w:szCs w:val="28"/>
        </w:rPr>
        <w:tab/>
      </w:r>
    </w:p>
    <w:p w14:paraId="6367BACB" w14:textId="77777777" w:rsidR="00FD0E5C" w:rsidRPr="00860E91" w:rsidRDefault="00FD0E5C" w:rsidP="005857B4">
      <w:pPr>
        <w:widowControl w:val="0"/>
        <w:overflowPunct w:val="0"/>
        <w:autoSpaceDE w:val="0"/>
        <w:autoSpaceDN w:val="0"/>
        <w:adjustRightInd w:val="0"/>
        <w:spacing w:after="120" w:line="480" w:lineRule="auto"/>
        <w:jc w:val="both"/>
        <w:rPr>
          <w:rFonts w:ascii="Times New Roman" w:hAnsi="Times New Roman" w:cs="Times New Roman"/>
          <w:b/>
          <w:bCs/>
          <w:sz w:val="28"/>
          <w:szCs w:val="28"/>
        </w:rPr>
      </w:pPr>
    </w:p>
    <w:p w14:paraId="7B5D9FB6" w14:textId="77777777" w:rsidR="00314181" w:rsidRPr="00860E91" w:rsidRDefault="00314181" w:rsidP="005857B4">
      <w:pPr>
        <w:spacing w:after="120" w:line="480" w:lineRule="auto"/>
        <w:jc w:val="both"/>
        <w:rPr>
          <w:rFonts w:ascii="Times New Roman" w:hAnsi="Times New Roman" w:cs="Times New Roman"/>
          <w:sz w:val="24"/>
          <w:szCs w:val="24"/>
        </w:rPr>
      </w:pPr>
    </w:p>
    <w:p w14:paraId="08B97D0D" w14:textId="084FAEAB" w:rsidR="00E63D76" w:rsidRDefault="00E63D76" w:rsidP="005857B4">
      <w:pPr>
        <w:spacing w:after="120" w:line="480" w:lineRule="auto"/>
        <w:rPr>
          <w:rFonts w:ascii="Times New Roman" w:hAnsi="Times New Roman" w:cs="Times New Roman"/>
        </w:rPr>
      </w:pPr>
    </w:p>
    <w:p w14:paraId="1B6BF533" w14:textId="77777777" w:rsidR="00C77CFF" w:rsidRDefault="00C77CFF" w:rsidP="005857B4">
      <w:pPr>
        <w:spacing w:after="120" w:line="480" w:lineRule="auto"/>
        <w:rPr>
          <w:rFonts w:ascii="Times New Roman" w:hAnsi="Times New Roman" w:cs="Times New Roman"/>
        </w:rPr>
      </w:pPr>
    </w:p>
    <w:p w14:paraId="7126A49B" w14:textId="77777777" w:rsidR="00C77CFF" w:rsidRDefault="00C77CFF" w:rsidP="005857B4">
      <w:pPr>
        <w:spacing w:after="120" w:line="480" w:lineRule="auto"/>
        <w:rPr>
          <w:rFonts w:ascii="Times New Roman" w:hAnsi="Times New Roman" w:cs="Times New Roman"/>
        </w:rPr>
      </w:pPr>
    </w:p>
    <w:p w14:paraId="7285BA34" w14:textId="77777777" w:rsidR="00C77CFF" w:rsidRDefault="00C77CFF" w:rsidP="005857B4">
      <w:pPr>
        <w:spacing w:after="120" w:line="480" w:lineRule="auto"/>
        <w:rPr>
          <w:rFonts w:ascii="Times New Roman" w:hAnsi="Times New Roman" w:cs="Times New Roman"/>
        </w:rPr>
      </w:pPr>
    </w:p>
    <w:p w14:paraId="0F455AB3" w14:textId="77777777" w:rsidR="00C77CFF" w:rsidRDefault="00C77CFF" w:rsidP="005857B4">
      <w:pPr>
        <w:spacing w:after="120" w:line="480" w:lineRule="auto"/>
        <w:rPr>
          <w:rFonts w:ascii="Times New Roman" w:hAnsi="Times New Roman" w:cs="Times New Roman"/>
        </w:rPr>
      </w:pPr>
    </w:p>
    <w:p w14:paraId="72B5379A" w14:textId="77777777" w:rsidR="00C77CFF" w:rsidRDefault="00C77CFF" w:rsidP="005857B4">
      <w:pPr>
        <w:spacing w:after="120" w:line="480" w:lineRule="auto"/>
        <w:rPr>
          <w:rFonts w:ascii="Times New Roman" w:hAnsi="Times New Roman" w:cs="Times New Roman"/>
        </w:rPr>
      </w:pPr>
    </w:p>
    <w:p w14:paraId="1EA11B6E" w14:textId="77777777" w:rsidR="00C77CFF" w:rsidRDefault="00C77CFF" w:rsidP="005857B4">
      <w:pPr>
        <w:spacing w:after="120" w:line="480" w:lineRule="auto"/>
        <w:rPr>
          <w:rFonts w:ascii="Times New Roman" w:hAnsi="Times New Roman" w:cs="Times New Roman"/>
        </w:rPr>
      </w:pPr>
    </w:p>
    <w:p w14:paraId="25A6125F" w14:textId="4CF56AC3" w:rsidR="00C77CFF" w:rsidRPr="006A05BF" w:rsidRDefault="00C77CFF" w:rsidP="006A05BF">
      <w:pPr>
        <w:keepNext/>
        <w:keepLines/>
        <w:spacing w:after="120" w:line="480" w:lineRule="auto"/>
        <w:outlineLvl w:val="2"/>
        <w:rPr>
          <w:rFonts w:ascii="Times New Roman" w:eastAsiaTheme="majorEastAsia" w:hAnsi="Times New Roman" w:cs="Times New Roman"/>
          <w:sz w:val="24"/>
          <w:szCs w:val="24"/>
        </w:rPr>
      </w:pPr>
      <w:r w:rsidRPr="006A05BF">
        <w:rPr>
          <w:rFonts w:ascii="Times New Roman" w:hAnsi="Times New Roman" w:cs="Times New Roman"/>
          <w:b/>
          <w:sz w:val="28"/>
          <w:szCs w:val="28"/>
        </w:rPr>
        <w:lastRenderedPageBreak/>
        <w:t>Appendix A</w:t>
      </w:r>
    </w:p>
    <w:p w14:paraId="0F5AC02A" w14:textId="2F247EA5" w:rsidR="00C77CFF" w:rsidRPr="00EB22DC" w:rsidRDefault="00C77CFF" w:rsidP="005857B4">
      <w:pPr>
        <w:spacing w:after="120" w:line="480" w:lineRule="auto"/>
        <w:rPr>
          <w:rFonts w:ascii="Times New Roman" w:hAnsi="Times New Roman" w:cs="Times New Roman"/>
          <w:sz w:val="24"/>
          <w:szCs w:val="24"/>
        </w:rPr>
      </w:pPr>
      <w:r w:rsidRPr="00EB22DC">
        <w:rPr>
          <w:rFonts w:ascii="Times New Roman" w:hAnsi="Times New Roman" w:cs="Times New Roman"/>
          <w:sz w:val="24"/>
          <w:szCs w:val="24"/>
        </w:rPr>
        <w:t>Verilog Code for 16 bit SQRT CSLA module</w:t>
      </w:r>
    </w:p>
    <w:p w14:paraId="1BEFB1D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CSLA_16bit(</w:t>
      </w:r>
    </w:p>
    <w:p w14:paraId="5586C3F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[15:0] A,</w:t>
      </w:r>
    </w:p>
    <w:p w14:paraId="2E180D4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[15:0] B,</w:t>
      </w:r>
    </w:p>
    <w:p w14:paraId="6BC1577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734677A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[15:0] Sum,</w:t>
      </w:r>
    </w:p>
    <w:p w14:paraId="71693DA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6D6FE10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78179E0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3D167B7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c1;</w:t>
      </w:r>
    </w:p>
    <w:p w14:paraId="228A4C2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c2_0,c2_1;</w:t>
      </w:r>
    </w:p>
    <w:p w14:paraId="2E97830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c2;</w:t>
      </w:r>
    </w:p>
    <w:p w14:paraId="058A72B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c3_0,c3_1;</w:t>
      </w:r>
    </w:p>
    <w:p w14:paraId="2B60BCA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c3;</w:t>
      </w:r>
    </w:p>
    <w:p w14:paraId="39319C5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c4_0,c4_1;</w:t>
      </w:r>
    </w:p>
    <w:p w14:paraId="3F47C1B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c4;</w:t>
      </w:r>
    </w:p>
    <w:p w14:paraId="3EDFA34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c5_0,c5_1;</w:t>
      </w:r>
    </w:p>
    <w:p w14:paraId="2488E40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32A050E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[15:2]Sum0;</w:t>
      </w:r>
    </w:p>
    <w:p w14:paraId="4B4BC95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[15:2]Sum1;</w:t>
      </w:r>
    </w:p>
    <w:p w14:paraId="3578D7C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2 bit ripple carry adder</w:t>
      </w:r>
    </w:p>
    <w:p w14:paraId="77FA52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RCA_2bit RCA_1_0 (</w:t>
      </w:r>
    </w:p>
    <w:p w14:paraId="59295F2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 xml:space="preserve">), </w:t>
      </w:r>
    </w:p>
    <w:p w14:paraId="23347D8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A[1:0]), </w:t>
      </w:r>
    </w:p>
    <w:p w14:paraId="2FC0E23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B[1:0]), </w:t>
      </w:r>
    </w:p>
    <w:p w14:paraId="15B30B9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Sum[1:0]), </w:t>
      </w:r>
    </w:p>
    <w:p w14:paraId="10D118E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c1)</w:t>
      </w:r>
    </w:p>
    <w:p w14:paraId="40B5C08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17A77D4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RCA_2bit RCA_3_2_C0 (</w:t>
      </w:r>
    </w:p>
    <w:p w14:paraId="0F7E6AF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7FDA022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A[3:2]), </w:t>
      </w:r>
    </w:p>
    <w:p w14:paraId="6990B6F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B[3:2]), </w:t>
      </w:r>
    </w:p>
    <w:p w14:paraId="6FC892E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Sum0[3:2]), </w:t>
      </w:r>
    </w:p>
    <w:p w14:paraId="7CB95C7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c2_0)</w:t>
      </w:r>
    </w:p>
    <w:p w14:paraId="6E1D67C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7923CED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RCA_2bit RCA_3_2_C1 (</w:t>
      </w:r>
    </w:p>
    <w:p w14:paraId="6DC387F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1'b1), </w:t>
      </w:r>
    </w:p>
    <w:p w14:paraId="0144EC6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A[3:2]), </w:t>
      </w:r>
    </w:p>
    <w:p w14:paraId="4C2EBA4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B[3:2]), </w:t>
      </w:r>
    </w:p>
    <w:p w14:paraId="37AD4E3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Sum1[3:2]), </w:t>
      </w:r>
    </w:p>
    <w:p w14:paraId="0E9DCB0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c2_1)</w:t>
      </w:r>
    </w:p>
    <w:p w14:paraId="56819BF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
    <w:p w14:paraId="4549FC5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carry multiplexer</w:t>
      </w:r>
    </w:p>
    <w:p w14:paraId="4262A81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c2 is equal to c2_0 when c1=0 else it is equal to c2_1</w:t>
      </w:r>
    </w:p>
    <w:p w14:paraId="5DD7585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c2=(c1==1'b0)?c2_0:c2_1;</w:t>
      </w:r>
    </w:p>
    <w:p w14:paraId="2963ECB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output multiplexer</w:t>
      </w:r>
    </w:p>
    <w:p w14:paraId="797D521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3:2]=sum0[3:2] when c1=0 else it is equal to Sum1[3:2] */</w:t>
      </w:r>
    </w:p>
    <w:p w14:paraId="57C42BB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Sum[3:2]=(c1==1'b0)?Sum0[3:2]:Sum1[3:2];</w:t>
      </w:r>
      <w:r w:rsidRPr="006A05BF">
        <w:rPr>
          <w:rFonts w:ascii="Times New Roman" w:hAnsi="Times New Roman" w:cs="Times New Roman"/>
          <w:sz w:val="24"/>
          <w:szCs w:val="24"/>
        </w:rPr>
        <w:tab/>
      </w:r>
    </w:p>
    <w:p w14:paraId="1BCE6EE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5980DF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RCA_3bit RCA_6_4_C0 (</w:t>
      </w:r>
    </w:p>
    <w:p w14:paraId="3FF8938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3E3FFA7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A[6:4]), </w:t>
      </w:r>
    </w:p>
    <w:p w14:paraId="37791E1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B[6:4]), </w:t>
      </w:r>
    </w:p>
    <w:p w14:paraId="3C85522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Sum0[6:4]), </w:t>
      </w:r>
    </w:p>
    <w:p w14:paraId="61AD28D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c3_0)</w:t>
      </w:r>
    </w:p>
    <w:p w14:paraId="4B0479F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05C741D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RCA_3bit RCA_6_4_C1 (</w:t>
      </w:r>
    </w:p>
    <w:p w14:paraId="4834769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1'b1), </w:t>
      </w:r>
    </w:p>
    <w:p w14:paraId="1FB586B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A[6:4]), </w:t>
      </w:r>
    </w:p>
    <w:p w14:paraId="11FF20B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B[6:4]), </w:t>
      </w:r>
    </w:p>
    <w:p w14:paraId="039698F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Sum1[6:4]), </w:t>
      </w:r>
    </w:p>
    <w:p w14:paraId="43782EE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c3_1)</w:t>
      </w:r>
    </w:p>
    <w:p w14:paraId="74AD0E1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E0279F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c3=(c2==1'b0)?c3_0:c3_1;</w:t>
      </w:r>
    </w:p>
    <w:p w14:paraId="300D20D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Sum[6:4]=(c2==1'b0)?Sum0[6:4]:Sum1[6:4];</w:t>
      </w:r>
      <w:r w:rsidRPr="006A05BF">
        <w:rPr>
          <w:rFonts w:ascii="Times New Roman" w:hAnsi="Times New Roman" w:cs="Times New Roman"/>
          <w:sz w:val="24"/>
          <w:szCs w:val="24"/>
        </w:rPr>
        <w:tab/>
        <w:t xml:space="preserve"> </w:t>
      </w:r>
    </w:p>
    <w:p w14:paraId="02B1AF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75A586D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RCA_4bit RCA_10_7_C0 (</w:t>
      </w:r>
    </w:p>
    <w:p w14:paraId="6A33477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4C4A85B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A[10:7]), </w:t>
      </w:r>
    </w:p>
    <w:p w14:paraId="61F8884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B[10:7]), </w:t>
      </w:r>
    </w:p>
    <w:p w14:paraId="1690307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Sum0[10:7]), </w:t>
      </w:r>
    </w:p>
    <w:p w14:paraId="349FC23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c4_0)</w:t>
      </w:r>
    </w:p>
    <w:p w14:paraId="6FEB477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020BD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RCA_4bit RCA_10_7_C1 (</w:t>
      </w:r>
    </w:p>
    <w:p w14:paraId="7311BBD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1'b1), </w:t>
      </w:r>
    </w:p>
    <w:p w14:paraId="0A614FF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A[10:7]), </w:t>
      </w:r>
    </w:p>
    <w:p w14:paraId="5244F38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B[10:7]), </w:t>
      </w:r>
    </w:p>
    <w:p w14:paraId="3A3F11C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Sum1[10:7]), </w:t>
      </w:r>
    </w:p>
    <w:p w14:paraId="2099DE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c4_1)</w:t>
      </w:r>
    </w:p>
    <w:p w14:paraId="4A00757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0EA6BE7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c4=(c3==1'b0)?c4_0:c4_1;</w:t>
      </w:r>
    </w:p>
    <w:p w14:paraId="2DE6384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Sum[10:7]=(c3==1'b0)?Sum0[10:7]:Sum1[10:7];</w:t>
      </w:r>
      <w:r w:rsidRPr="006A05BF">
        <w:rPr>
          <w:rFonts w:ascii="Times New Roman" w:hAnsi="Times New Roman" w:cs="Times New Roman"/>
          <w:sz w:val="24"/>
          <w:szCs w:val="24"/>
        </w:rPr>
        <w:tab/>
        <w:t xml:space="preserve"> </w:t>
      </w:r>
    </w:p>
    <w:p w14:paraId="740982C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2BEA488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RCA_5bit RCA_15_11_C0 (</w:t>
      </w:r>
    </w:p>
    <w:p w14:paraId="55EE67F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3618778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A[15:11]), </w:t>
      </w:r>
    </w:p>
    <w:p w14:paraId="63AD6FD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B[15:11]), </w:t>
      </w:r>
    </w:p>
    <w:p w14:paraId="0FA8A57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Sum0[15:11]), </w:t>
      </w:r>
    </w:p>
    <w:p w14:paraId="53E05A3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c5_0)</w:t>
      </w:r>
    </w:p>
    <w:p w14:paraId="60F29CB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567402E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RCA_5bit RCA_15_11_C1 (</w:t>
      </w:r>
    </w:p>
    <w:p w14:paraId="3BA06EF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1'b1), </w:t>
      </w:r>
    </w:p>
    <w:p w14:paraId="14CE277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A[15:11]), </w:t>
      </w:r>
    </w:p>
    <w:p w14:paraId="43CDC8D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B[15:11]), </w:t>
      </w:r>
    </w:p>
    <w:p w14:paraId="489FBA0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Sum1[15:11]), </w:t>
      </w:r>
    </w:p>
    <w:p w14:paraId="32B1508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c5_1)</w:t>
      </w:r>
    </w:p>
    <w:p w14:paraId="576C042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5E8C2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=(c4==1'b0)?c5_0:c5_1;</w:t>
      </w:r>
    </w:p>
    <w:p w14:paraId="2D75FE7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Sum[15:11]=(c4==1'b0)?Sum0[15:11]:Sum1[15:11];</w:t>
      </w:r>
      <w:r w:rsidRPr="006A05BF">
        <w:rPr>
          <w:rFonts w:ascii="Times New Roman" w:hAnsi="Times New Roman" w:cs="Times New Roman"/>
          <w:sz w:val="24"/>
          <w:szCs w:val="24"/>
        </w:rPr>
        <w:tab/>
        <w:t xml:space="preserve"> </w:t>
      </w:r>
    </w:p>
    <w:p w14:paraId="22B1204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002F60D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34A1E76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42380E9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RCA_2bit(</w:t>
      </w:r>
    </w:p>
    <w:p w14:paraId="7B94EF2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1BA88B4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[1:0] A,</w:t>
      </w:r>
    </w:p>
    <w:p w14:paraId="2BF32AD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[1:0] B,</w:t>
      </w:r>
    </w:p>
    <w:p w14:paraId="2ABF0EA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[1:0] Sum,</w:t>
      </w:r>
    </w:p>
    <w:p w14:paraId="7EA1543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0E28830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33723C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Carry;</w:t>
      </w:r>
    </w:p>
    <w:p w14:paraId="356404F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591EA39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07768C0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 </w:t>
      </w:r>
    </w:p>
    <w:p w14:paraId="69E5EC6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34AA6CA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09162E1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32F2D46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8CBB8D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2A7F74F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76B5EAA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3BF9311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61DC057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50CA40C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w:t>
      </w:r>
    </w:p>
    <w:p w14:paraId="7A23117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E62DF6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221109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6987389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0392E5B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RCA_3bit(</w:t>
      </w:r>
    </w:p>
    <w:p w14:paraId="3583E77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205474D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[2:0] A,</w:t>
      </w:r>
    </w:p>
    <w:p w14:paraId="6313FC9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[2:0] B,</w:t>
      </w:r>
    </w:p>
    <w:p w14:paraId="10CD9FB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[2:0] Sum,</w:t>
      </w:r>
    </w:p>
    <w:p w14:paraId="3B761E0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3D6AE2D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
    <w:p w14:paraId="488DF6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1:0]Carry;</w:t>
      </w:r>
    </w:p>
    <w:p w14:paraId="0935770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6323C65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6E7CFB6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4BC58BA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748BCC4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3229941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00241D5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04864F4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F9CF56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337F034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2AADE82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6CAF7C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2343D93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7CF0DCC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3F52E1A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9A7032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4730E04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391A1B2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39917D7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1D8627B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3EADDB1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2EBACBC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r w:rsidRPr="006A05BF">
        <w:rPr>
          <w:rFonts w:ascii="Times New Roman" w:hAnsi="Times New Roman" w:cs="Times New Roman"/>
          <w:sz w:val="24"/>
          <w:szCs w:val="24"/>
        </w:rPr>
        <w:tab/>
        <w:t xml:space="preserve"> </w:t>
      </w:r>
    </w:p>
    <w:p w14:paraId="4F27B9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42035BA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15E009C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RCA_4bit(</w:t>
      </w:r>
    </w:p>
    <w:p w14:paraId="4EE5128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4503C39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[3:0] A,</w:t>
      </w:r>
    </w:p>
    <w:p w14:paraId="3C72705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[3:0] B,</w:t>
      </w:r>
    </w:p>
    <w:p w14:paraId="0D4B705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[3:0] Sum,</w:t>
      </w:r>
    </w:p>
    <w:p w14:paraId="2221E48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0948822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DB6091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2:0]Carry;</w:t>
      </w:r>
    </w:p>
    <w:p w14:paraId="0B8728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5B1ED20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486BF65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70D5358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3E72528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42D5F08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2478FD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50A0FF0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4B644A8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618B92C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428ABA8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5F23A06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74CD0F1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79C9D6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F2C514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7237D5E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6316047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Carry[2]), </w:t>
      </w:r>
    </w:p>
    <w:p w14:paraId="5EB530E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6821DD3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762F81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17836B9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7C425C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Adder4 (</w:t>
      </w:r>
    </w:p>
    <w:p w14:paraId="2AEAF30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Sum[3]), </w:t>
      </w:r>
    </w:p>
    <w:p w14:paraId="127B21C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18CC746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 </w:t>
      </w:r>
    </w:p>
    <w:p w14:paraId="769AD02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 </w:t>
      </w:r>
    </w:p>
    <w:p w14:paraId="2C30A3F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Carry[2])</w:t>
      </w:r>
    </w:p>
    <w:p w14:paraId="610E0F8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t xml:space="preserve"> </w:t>
      </w:r>
    </w:p>
    <w:p w14:paraId="7376394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1980627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6D4D301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453AAE2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RCA_5bit(</w:t>
      </w:r>
    </w:p>
    <w:p w14:paraId="773914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63C1E09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[4:0] A,</w:t>
      </w:r>
    </w:p>
    <w:p w14:paraId="1FD162D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[4:0] B,</w:t>
      </w:r>
    </w:p>
    <w:p w14:paraId="3EC87F4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[4:0] Sum,</w:t>
      </w:r>
    </w:p>
    <w:p w14:paraId="2CC6DB9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63E24CA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7BA3699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3:0]Carry;</w:t>
      </w:r>
    </w:p>
    <w:p w14:paraId="4717F97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7DCB0CA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71B106C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2F5E15C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4776352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1CE20C6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2702D98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3610C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2D24BF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75CEB36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15C5FF2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67D9D7E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2B3B976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282B000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14AD420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55CA911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572DAA1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Carry[2]), </w:t>
      </w:r>
    </w:p>
    <w:p w14:paraId="0DE3738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69D2B6F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53C2D84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74F124B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21A6E6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Adder4 (</w:t>
      </w:r>
    </w:p>
    <w:p w14:paraId="2B0A2AE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Sum[3]), </w:t>
      </w:r>
    </w:p>
    <w:p w14:paraId="401BBBD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Carry[3]), </w:t>
      </w:r>
    </w:p>
    <w:p w14:paraId="03016F7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 </w:t>
      </w:r>
    </w:p>
    <w:p w14:paraId="691CD0B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 </w:t>
      </w:r>
    </w:p>
    <w:p w14:paraId="1180AD3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Carry[2])</w:t>
      </w:r>
    </w:p>
    <w:p w14:paraId="1081FD8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p>
    <w:p w14:paraId="65E923F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Adder5 (</w:t>
      </w:r>
    </w:p>
    <w:p w14:paraId="3C15FD2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Sum[4]), </w:t>
      </w:r>
    </w:p>
    <w:p w14:paraId="329E422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7C5D6CD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A[4]), </w:t>
      </w:r>
    </w:p>
    <w:p w14:paraId="27268D8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B[4]), </w:t>
      </w:r>
    </w:p>
    <w:p w14:paraId="0D0FC7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Carry[3])</w:t>
      </w:r>
    </w:p>
    <w:p w14:paraId="3152919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r w:rsidRPr="006A05BF">
        <w:rPr>
          <w:rFonts w:ascii="Times New Roman" w:hAnsi="Times New Roman" w:cs="Times New Roman"/>
          <w:sz w:val="24"/>
          <w:szCs w:val="24"/>
        </w:rPr>
        <w:tab/>
        <w:t xml:space="preserve"> </w:t>
      </w:r>
    </w:p>
    <w:p w14:paraId="47A7022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6D09640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1C4F82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w:t>
      </w:r>
      <w:proofErr w:type="spellStart"/>
      <w:r w:rsidRPr="006A05BF">
        <w:rPr>
          <w:rFonts w:ascii="Times New Roman" w:hAnsi="Times New Roman" w:cs="Times New Roman"/>
          <w:sz w:val="24"/>
          <w:szCs w:val="24"/>
        </w:rPr>
        <w:t>s,co,a,b,ci</w:t>
      </w:r>
      <w:proofErr w:type="spellEnd"/>
      <w:r w:rsidRPr="006A05BF">
        <w:rPr>
          <w:rFonts w:ascii="Times New Roman" w:hAnsi="Times New Roman" w:cs="Times New Roman"/>
          <w:sz w:val="24"/>
          <w:szCs w:val="24"/>
        </w:rPr>
        <w:t>);</w:t>
      </w:r>
    </w:p>
    <w:p w14:paraId="313B97B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s,co</w:t>
      </w:r>
      <w:proofErr w:type="spellEnd"/>
      <w:r w:rsidRPr="006A05BF">
        <w:rPr>
          <w:rFonts w:ascii="Times New Roman" w:hAnsi="Times New Roman" w:cs="Times New Roman"/>
          <w:sz w:val="24"/>
          <w:szCs w:val="24"/>
        </w:rPr>
        <w:t>;</w:t>
      </w:r>
    </w:p>
    <w:p w14:paraId="56380D2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a,b,ci</w:t>
      </w:r>
      <w:proofErr w:type="spellEnd"/>
      <w:r w:rsidRPr="006A05BF">
        <w:rPr>
          <w:rFonts w:ascii="Times New Roman" w:hAnsi="Times New Roman" w:cs="Times New Roman"/>
          <w:sz w:val="24"/>
          <w:szCs w:val="24"/>
        </w:rPr>
        <w:t>;</w:t>
      </w:r>
    </w:p>
    <w:p w14:paraId="3F5DDB4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xor</w:t>
      </w:r>
      <w:proofErr w:type="spellEnd"/>
      <w:proofErr w:type="gramEnd"/>
      <w:r w:rsidRPr="006A05BF">
        <w:rPr>
          <w:rFonts w:ascii="Times New Roman" w:hAnsi="Times New Roman" w:cs="Times New Roman"/>
          <w:sz w:val="24"/>
          <w:szCs w:val="24"/>
        </w:rPr>
        <w:t xml:space="preserve"> u1(</w:t>
      </w:r>
      <w:proofErr w:type="spellStart"/>
      <w:r w:rsidRPr="006A05BF">
        <w:rPr>
          <w:rFonts w:ascii="Times New Roman" w:hAnsi="Times New Roman" w:cs="Times New Roman"/>
          <w:sz w:val="24"/>
          <w:szCs w:val="24"/>
        </w:rPr>
        <w:t>s,a,b,ci</w:t>
      </w:r>
      <w:proofErr w:type="spellEnd"/>
      <w:r w:rsidRPr="006A05BF">
        <w:rPr>
          <w:rFonts w:ascii="Times New Roman" w:hAnsi="Times New Roman" w:cs="Times New Roman"/>
          <w:sz w:val="24"/>
          <w:szCs w:val="24"/>
        </w:rPr>
        <w:t>);</w:t>
      </w:r>
    </w:p>
    <w:p w14:paraId="0EB0FBA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u2(n1,a,b);</w:t>
      </w:r>
    </w:p>
    <w:p w14:paraId="36B3ABA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u3(n2,b,ci);</w:t>
      </w:r>
    </w:p>
    <w:p w14:paraId="25CD32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u4(n3,a,ci);</w:t>
      </w:r>
    </w:p>
    <w:p w14:paraId="4C12B81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or</w:t>
      </w:r>
      <w:proofErr w:type="gramEnd"/>
      <w:r w:rsidRPr="006A05BF">
        <w:rPr>
          <w:rFonts w:ascii="Times New Roman" w:hAnsi="Times New Roman" w:cs="Times New Roman"/>
          <w:sz w:val="24"/>
          <w:szCs w:val="24"/>
        </w:rPr>
        <w:t xml:space="preserve"> u5(co,n1,n2,n3);</w:t>
      </w:r>
    </w:p>
    <w:p w14:paraId="052CFFB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47FB51FE" w14:textId="77777777" w:rsidR="00C77CFF" w:rsidRDefault="00C77CFF" w:rsidP="005857B4">
      <w:pPr>
        <w:spacing w:after="120" w:line="480" w:lineRule="auto"/>
        <w:rPr>
          <w:rFonts w:ascii="Times New Roman" w:hAnsi="Times New Roman" w:cs="Times New Roman"/>
        </w:rPr>
      </w:pPr>
    </w:p>
    <w:p w14:paraId="6A6106AA" w14:textId="77777777" w:rsidR="00C77CFF" w:rsidRDefault="00C77CFF" w:rsidP="005857B4">
      <w:pPr>
        <w:spacing w:after="120" w:line="480" w:lineRule="auto"/>
        <w:rPr>
          <w:rFonts w:ascii="Times New Roman" w:hAnsi="Times New Roman" w:cs="Times New Roman"/>
        </w:rPr>
      </w:pPr>
    </w:p>
    <w:p w14:paraId="2749A723" w14:textId="77777777" w:rsidR="00C77CFF" w:rsidRDefault="00C77CFF" w:rsidP="005857B4">
      <w:pPr>
        <w:spacing w:after="120" w:line="480" w:lineRule="auto"/>
        <w:rPr>
          <w:rFonts w:ascii="Times New Roman" w:hAnsi="Times New Roman" w:cs="Times New Roman"/>
        </w:rPr>
      </w:pPr>
    </w:p>
    <w:p w14:paraId="4F9DBB76" w14:textId="77777777" w:rsidR="00C77CFF" w:rsidRDefault="00C77CFF" w:rsidP="005857B4">
      <w:pPr>
        <w:spacing w:after="120" w:line="480" w:lineRule="auto"/>
        <w:rPr>
          <w:rFonts w:ascii="Times New Roman" w:hAnsi="Times New Roman" w:cs="Times New Roman"/>
        </w:rPr>
      </w:pPr>
    </w:p>
    <w:p w14:paraId="712D7E39" w14:textId="77777777" w:rsidR="00C77CFF" w:rsidRDefault="00C77CFF" w:rsidP="005857B4">
      <w:pPr>
        <w:spacing w:after="120" w:line="480" w:lineRule="auto"/>
        <w:rPr>
          <w:rFonts w:ascii="Times New Roman" w:hAnsi="Times New Roman" w:cs="Times New Roman"/>
        </w:rPr>
      </w:pPr>
    </w:p>
    <w:p w14:paraId="7950412C" w14:textId="77777777" w:rsidR="00C77CFF" w:rsidRDefault="00C77CFF" w:rsidP="005857B4">
      <w:pPr>
        <w:spacing w:after="120" w:line="480" w:lineRule="auto"/>
        <w:rPr>
          <w:rFonts w:ascii="Times New Roman" w:hAnsi="Times New Roman" w:cs="Times New Roman"/>
        </w:rPr>
      </w:pPr>
    </w:p>
    <w:p w14:paraId="16E1278D" w14:textId="77777777" w:rsidR="00C77CFF" w:rsidRDefault="00C77CFF" w:rsidP="005857B4">
      <w:pPr>
        <w:spacing w:after="120" w:line="480" w:lineRule="auto"/>
        <w:rPr>
          <w:rFonts w:ascii="Times New Roman" w:hAnsi="Times New Roman" w:cs="Times New Roman"/>
        </w:rPr>
      </w:pPr>
    </w:p>
    <w:p w14:paraId="6A2A6796" w14:textId="77777777" w:rsidR="0086782A" w:rsidRDefault="0086782A" w:rsidP="00C77CFF">
      <w:pPr>
        <w:spacing w:after="120" w:line="480" w:lineRule="auto"/>
        <w:rPr>
          <w:rFonts w:ascii="Times New Roman" w:hAnsi="Times New Roman" w:cs="Times New Roman"/>
        </w:rPr>
      </w:pPr>
    </w:p>
    <w:p w14:paraId="0C9DE0CF" w14:textId="6CFC609B" w:rsidR="00C77CFF" w:rsidRPr="006A05BF" w:rsidRDefault="00C77CFF" w:rsidP="006A05BF">
      <w:pPr>
        <w:keepNext/>
        <w:keepLines/>
        <w:spacing w:after="120" w:line="480" w:lineRule="auto"/>
        <w:outlineLvl w:val="2"/>
        <w:rPr>
          <w:rFonts w:ascii="Times New Roman" w:eastAsiaTheme="majorEastAsia" w:hAnsi="Times New Roman" w:cs="Times New Roman"/>
          <w:sz w:val="24"/>
          <w:szCs w:val="24"/>
        </w:rPr>
      </w:pPr>
      <w:r w:rsidRPr="006A05BF">
        <w:rPr>
          <w:rFonts w:ascii="Times New Roman" w:hAnsi="Times New Roman" w:cs="Times New Roman"/>
          <w:b/>
          <w:sz w:val="28"/>
          <w:szCs w:val="28"/>
        </w:rPr>
        <w:lastRenderedPageBreak/>
        <w:t>Appendix B</w:t>
      </w:r>
    </w:p>
    <w:p w14:paraId="1FC60A5E" w14:textId="1F0B411D" w:rsidR="00C77CFF" w:rsidRDefault="00C77CFF" w:rsidP="00C77CFF">
      <w:pPr>
        <w:spacing w:after="120" w:line="480" w:lineRule="auto"/>
        <w:rPr>
          <w:rFonts w:ascii="Times New Roman" w:hAnsi="Times New Roman" w:cs="Times New Roman"/>
          <w:sz w:val="24"/>
          <w:szCs w:val="24"/>
        </w:rPr>
      </w:pPr>
      <w:r w:rsidRPr="00992C8E">
        <w:rPr>
          <w:rFonts w:ascii="Times New Roman" w:hAnsi="Times New Roman" w:cs="Times New Roman"/>
          <w:sz w:val="24"/>
          <w:szCs w:val="24"/>
        </w:rPr>
        <w:t>Verilog Code for</w:t>
      </w:r>
      <w:r>
        <w:rPr>
          <w:rFonts w:ascii="Times New Roman" w:hAnsi="Times New Roman" w:cs="Times New Roman"/>
          <w:sz w:val="24"/>
          <w:szCs w:val="24"/>
        </w:rPr>
        <w:t xml:space="preserve"> 16 bit</w:t>
      </w:r>
      <w:r w:rsidRPr="00992C8E">
        <w:rPr>
          <w:rFonts w:ascii="Times New Roman" w:hAnsi="Times New Roman" w:cs="Times New Roman"/>
          <w:sz w:val="24"/>
          <w:szCs w:val="24"/>
        </w:rPr>
        <w:t xml:space="preserve"> </w:t>
      </w:r>
      <w:r>
        <w:rPr>
          <w:rFonts w:ascii="Times New Roman" w:hAnsi="Times New Roman" w:cs="Times New Roman"/>
          <w:sz w:val="24"/>
          <w:szCs w:val="24"/>
        </w:rPr>
        <w:t>M</w:t>
      </w:r>
      <w:r w:rsidRPr="00992C8E">
        <w:rPr>
          <w:rFonts w:ascii="Times New Roman" w:hAnsi="Times New Roman" w:cs="Times New Roman"/>
          <w:sz w:val="24"/>
          <w:szCs w:val="24"/>
        </w:rPr>
        <w:t>SQRT CSLA module</w:t>
      </w:r>
    </w:p>
    <w:p w14:paraId="180A876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MCSLA_16bit(</w:t>
      </w:r>
    </w:p>
    <w:p w14:paraId="66F8341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[15:0] A,</w:t>
      </w:r>
    </w:p>
    <w:p w14:paraId="5AF2EB0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[15:0] B,</w:t>
      </w:r>
    </w:p>
    <w:p w14:paraId="342F973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20C8850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[15:0] Sum,</w:t>
      </w:r>
    </w:p>
    <w:p w14:paraId="47A5116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229A43F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132D10A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42E48E9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c1;</w:t>
      </w:r>
    </w:p>
    <w:p w14:paraId="553E177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c2_0,c2_1;</w:t>
      </w:r>
    </w:p>
    <w:p w14:paraId="4A17BC7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c2;</w:t>
      </w:r>
    </w:p>
    <w:p w14:paraId="0BA6524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c3_0,c3_1;</w:t>
      </w:r>
    </w:p>
    <w:p w14:paraId="06AF9C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c3;</w:t>
      </w:r>
    </w:p>
    <w:p w14:paraId="1A1A70B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c4_0,c4_1;</w:t>
      </w:r>
    </w:p>
    <w:p w14:paraId="0363DEF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c4;</w:t>
      </w:r>
    </w:p>
    <w:p w14:paraId="739AD3C3" w14:textId="1681A53B" w:rsidR="00C77CFF" w:rsidRPr="006A05BF" w:rsidRDefault="00EB22DC" w:rsidP="00C77CF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wire</w:t>
      </w:r>
      <w:proofErr w:type="gramEnd"/>
      <w:r>
        <w:rPr>
          <w:rFonts w:ascii="Times New Roman" w:hAnsi="Times New Roman" w:cs="Times New Roman"/>
          <w:sz w:val="24"/>
          <w:szCs w:val="24"/>
        </w:rPr>
        <w:t xml:space="preserve"> c5_0,c5_1;</w:t>
      </w:r>
    </w:p>
    <w:p w14:paraId="15BAE0C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[15:2]Sum0;</w:t>
      </w:r>
    </w:p>
    <w:p w14:paraId="3D4E967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[15:2]Sum1;</w:t>
      </w:r>
    </w:p>
    <w:p w14:paraId="0AEE974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RCA_2bit RCA_1_0 (</w:t>
      </w:r>
    </w:p>
    <w:p w14:paraId="7E2EBFB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 xml:space="preserve">), </w:t>
      </w:r>
    </w:p>
    <w:p w14:paraId="627E5E9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A[1:0]), </w:t>
      </w:r>
    </w:p>
    <w:p w14:paraId="24FEE7C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B[1:0]), </w:t>
      </w:r>
    </w:p>
    <w:p w14:paraId="620E5D8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Sum[1:0]), </w:t>
      </w:r>
    </w:p>
    <w:p w14:paraId="5C26487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c1)</w:t>
      </w:r>
    </w:p>
    <w:p w14:paraId="43B73AA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751D35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RCA_2bit RCA_3_2_C0 (</w:t>
      </w:r>
    </w:p>
    <w:p w14:paraId="49256CB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3BC7DC6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A[3:2]), </w:t>
      </w:r>
    </w:p>
    <w:p w14:paraId="7D6033C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B[3:2]), </w:t>
      </w:r>
    </w:p>
    <w:p w14:paraId="6EAF9F5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Sum0[3:2]), </w:t>
      </w:r>
    </w:p>
    <w:p w14:paraId="6280365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c2_0)</w:t>
      </w:r>
    </w:p>
    <w:p w14:paraId="6BB1F6A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54F79D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/*B is given as input for the BEC and c2_0 and sum0 are assigned to it*/</w:t>
      </w:r>
      <w:r w:rsidRPr="006A05BF">
        <w:rPr>
          <w:rFonts w:ascii="Times New Roman" w:hAnsi="Times New Roman" w:cs="Times New Roman"/>
          <w:sz w:val="24"/>
          <w:szCs w:val="24"/>
        </w:rPr>
        <w:tab/>
        <w:t xml:space="preserve"> </w:t>
      </w:r>
    </w:p>
    <w:p w14:paraId="7501468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/*X is the sum form BEC and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is carry of the BEC*/</w:t>
      </w:r>
    </w:p>
    <w:p w14:paraId="4CFB8FB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BEC_3bit </w:t>
      </w:r>
      <w:proofErr w:type="spellStart"/>
      <w:r w:rsidRPr="006A05BF">
        <w:rPr>
          <w:rFonts w:ascii="Times New Roman" w:hAnsi="Times New Roman" w:cs="Times New Roman"/>
          <w:sz w:val="24"/>
          <w:szCs w:val="24"/>
        </w:rPr>
        <w:t>BEC_3bit</w:t>
      </w:r>
      <w:proofErr w:type="spellEnd"/>
      <w:r w:rsidRPr="006A05BF">
        <w:rPr>
          <w:rFonts w:ascii="Times New Roman" w:hAnsi="Times New Roman" w:cs="Times New Roman"/>
          <w:sz w:val="24"/>
          <w:szCs w:val="24"/>
        </w:rPr>
        <w:t xml:space="preserve"> (</w:t>
      </w:r>
    </w:p>
    <w:p w14:paraId="69C473C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{c2_0,Sum0[3:2]}), </w:t>
      </w:r>
    </w:p>
    <w:p w14:paraId="309BA55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X(</w:t>
      </w:r>
      <w:proofErr w:type="gramEnd"/>
      <w:r w:rsidRPr="006A05BF">
        <w:rPr>
          <w:rFonts w:ascii="Times New Roman" w:hAnsi="Times New Roman" w:cs="Times New Roman"/>
          <w:sz w:val="24"/>
          <w:szCs w:val="24"/>
        </w:rPr>
        <w:t xml:space="preserve">Sum1[3:2]), </w:t>
      </w:r>
    </w:p>
    <w:p w14:paraId="5E23C07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c2_1)</w:t>
      </w:r>
    </w:p>
    <w:p w14:paraId="1C9B93B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177E77F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c2 is equal to c2_0 when c1=0 else it is equal to c2_1 */</w:t>
      </w:r>
      <w:r w:rsidRPr="006A05BF">
        <w:rPr>
          <w:rFonts w:ascii="Times New Roman" w:hAnsi="Times New Roman" w:cs="Times New Roman"/>
          <w:sz w:val="24"/>
          <w:szCs w:val="24"/>
        </w:rPr>
        <w:tab/>
        <w:t xml:space="preserve"> </w:t>
      </w:r>
    </w:p>
    <w:p w14:paraId="69CD508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lastRenderedPageBreak/>
        <w:t>assign</w:t>
      </w:r>
      <w:proofErr w:type="gramEnd"/>
      <w:r w:rsidRPr="006A05BF">
        <w:rPr>
          <w:rFonts w:ascii="Times New Roman" w:hAnsi="Times New Roman" w:cs="Times New Roman"/>
          <w:sz w:val="24"/>
          <w:szCs w:val="24"/>
        </w:rPr>
        <w:t xml:space="preserve"> c2=(c1==1'b0)?c2_0:c2_1;</w:t>
      </w:r>
    </w:p>
    <w:p w14:paraId="0497AA1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3:2]=sum0[3:2] when c1=0 else it is equal to Sum1[3:2] */</w:t>
      </w:r>
    </w:p>
    <w:p w14:paraId="49659DD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Sum[3:2]=(c1==1'b0)?Sum0[3:2]:Sum1[3:2];</w:t>
      </w:r>
      <w:r w:rsidRPr="006A05BF">
        <w:rPr>
          <w:rFonts w:ascii="Times New Roman" w:hAnsi="Times New Roman" w:cs="Times New Roman"/>
          <w:sz w:val="24"/>
          <w:szCs w:val="24"/>
        </w:rPr>
        <w:tab/>
      </w:r>
    </w:p>
    <w:p w14:paraId="5A64CDE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683C8C8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RCA_3bit RCA_6_4_C0 (</w:t>
      </w:r>
    </w:p>
    <w:p w14:paraId="75E8274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6637C1E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A[6:4]), </w:t>
      </w:r>
    </w:p>
    <w:p w14:paraId="0415D4F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B[6:4]), </w:t>
      </w:r>
    </w:p>
    <w:p w14:paraId="5496F3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Sum0[6:4]), </w:t>
      </w:r>
    </w:p>
    <w:p w14:paraId="3DFDAB1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c3_0)</w:t>
      </w:r>
    </w:p>
    <w:p w14:paraId="4799AC4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D741E7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BEC_4bit </w:t>
      </w:r>
      <w:proofErr w:type="spellStart"/>
      <w:r w:rsidRPr="006A05BF">
        <w:rPr>
          <w:rFonts w:ascii="Times New Roman" w:hAnsi="Times New Roman" w:cs="Times New Roman"/>
          <w:sz w:val="24"/>
          <w:szCs w:val="24"/>
        </w:rPr>
        <w:t>BEC_4bit</w:t>
      </w:r>
      <w:proofErr w:type="spellEnd"/>
      <w:r w:rsidRPr="006A05BF">
        <w:rPr>
          <w:rFonts w:ascii="Times New Roman" w:hAnsi="Times New Roman" w:cs="Times New Roman"/>
          <w:sz w:val="24"/>
          <w:szCs w:val="24"/>
        </w:rPr>
        <w:t xml:space="preserve"> (</w:t>
      </w:r>
    </w:p>
    <w:p w14:paraId="1AC1141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{c3_0,Sum0[6:4]}), </w:t>
      </w:r>
    </w:p>
    <w:p w14:paraId="7C2DA3E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X(</w:t>
      </w:r>
      <w:proofErr w:type="gramEnd"/>
      <w:r w:rsidRPr="006A05BF">
        <w:rPr>
          <w:rFonts w:ascii="Times New Roman" w:hAnsi="Times New Roman" w:cs="Times New Roman"/>
          <w:sz w:val="24"/>
          <w:szCs w:val="24"/>
        </w:rPr>
        <w:t xml:space="preserve">Sum1[6:4]), </w:t>
      </w:r>
    </w:p>
    <w:p w14:paraId="7DF6C3E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c3_1)</w:t>
      </w:r>
    </w:p>
    <w:p w14:paraId="7EC6DBE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DEFC69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c3=(c2==1'b0)?c3_0:c3_1;</w:t>
      </w:r>
    </w:p>
    <w:p w14:paraId="62A1C72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Sum[6:4]=(c2==1'b0)?Sum0[6:4]:Sum1[6:4];</w:t>
      </w:r>
      <w:r w:rsidRPr="006A05BF">
        <w:rPr>
          <w:rFonts w:ascii="Times New Roman" w:hAnsi="Times New Roman" w:cs="Times New Roman"/>
          <w:sz w:val="24"/>
          <w:szCs w:val="24"/>
        </w:rPr>
        <w:tab/>
        <w:t xml:space="preserve"> </w:t>
      </w:r>
    </w:p>
    <w:p w14:paraId="7361DD2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0C6E5E5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RCA_4bit RCA_10_7_C0 (</w:t>
      </w:r>
    </w:p>
    <w:p w14:paraId="0126E1F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4BB8765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A[10:7]), </w:t>
      </w:r>
    </w:p>
    <w:p w14:paraId="7EA0896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B[10:7]), </w:t>
      </w:r>
    </w:p>
    <w:p w14:paraId="6FC3F04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Sum0[10:7]), </w:t>
      </w:r>
    </w:p>
    <w:p w14:paraId="4AE5FF7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c4_0)</w:t>
      </w:r>
    </w:p>
    <w:p w14:paraId="7485E45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F970B8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BEC_5bit </w:t>
      </w:r>
      <w:proofErr w:type="spellStart"/>
      <w:r w:rsidRPr="006A05BF">
        <w:rPr>
          <w:rFonts w:ascii="Times New Roman" w:hAnsi="Times New Roman" w:cs="Times New Roman"/>
          <w:sz w:val="24"/>
          <w:szCs w:val="24"/>
        </w:rPr>
        <w:t>BEC_5bit</w:t>
      </w:r>
      <w:proofErr w:type="spellEnd"/>
      <w:r w:rsidRPr="006A05BF">
        <w:rPr>
          <w:rFonts w:ascii="Times New Roman" w:hAnsi="Times New Roman" w:cs="Times New Roman"/>
          <w:sz w:val="24"/>
          <w:szCs w:val="24"/>
        </w:rPr>
        <w:t xml:space="preserve"> (</w:t>
      </w:r>
    </w:p>
    <w:p w14:paraId="70A2B7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{c4_0,Sum0[10:7]}), </w:t>
      </w:r>
    </w:p>
    <w:p w14:paraId="2D5BFCD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X(</w:t>
      </w:r>
      <w:proofErr w:type="gramEnd"/>
      <w:r w:rsidRPr="006A05BF">
        <w:rPr>
          <w:rFonts w:ascii="Times New Roman" w:hAnsi="Times New Roman" w:cs="Times New Roman"/>
          <w:sz w:val="24"/>
          <w:szCs w:val="24"/>
        </w:rPr>
        <w:t xml:space="preserve">Sum1[10:7]), </w:t>
      </w:r>
    </w:p>
    <w:p w14:paraId="3CFFBD1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c4_1)</w:t>
      </w:r>
    </w:p>
    <w:p w14:paraId="3A06E8C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61D4C6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c4=(c3==1'b0)?c4_0:c4_1;</w:t>
      </w:r>
    </w:p>
    <w:p w14:paraId="1D08B5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Sum[10:7]=(c3==1'b0)?Sum0[10:7]:Sum1[10:7];</w:t>
      </w:r>
      <w:r w:rsidRPr="006A05BF">
        <w:rPr>
          <w:rFonts w:ascii="Times New Roman" w:hAnsi="Times New Roman" w:cs="Times New Roman"/>
          <w:sz w:val="24"/>
          <w:szCs w:val="24"/>
        </w:rPr>
        <w:tab/>
        <w:t xml:space="preserve"> </w:t>
      </w:r>
    </w:p>
    <w:p w14:paraId="722E98C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00A79F2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RCA_5bit RCA_15_11_C0 (</w:t>
      </w:r>
    </w:p>
    <w:p w14:paraId="3990554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 xml:space="preserve">1'b0), </w:t>
      </w:r>
    </w:p>
    <w:p w14:paraId="7124900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A[15:11]), </w:t>
      </w:r>
    </w:p>
    <w:p w14:paraId="22B594C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B[15:11]), </w:t>
      </w:r>
    </w:p>
    <w:p w14:paraId="2B18D6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Sum(</w:t>
      </w:r>
      <w:proofErr w:type="gramEnd"/>
      <w:r w:rsidRPr="006A05BF">
        <w:rPr>
          <w:rFonts w:ascii="Times New Roman" w:hAnsi="Times New Roman" w:cs="Times New Roman"/>
          <w:sz w:val="24"/>
          <w:szCs w:val="24"/>
        </w:rPr>
        <w:t xml:space="preserve">Sum0[15:11]), </w:t>
      </w:r>
    </w:p>
    <w:p w14:paraId="72E5236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c5_0)</w:t>
      </w:r>
    </w:p>
    <w:p w14:paraId="5B8BE9E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19A1C4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BEC_6bit </w:t>
      </w:r>
      <w:proofErr w:type="spellStart"/>
      <w:r w:rsidRPr="006A05BF">
        <w:rPr>
          <w:rFonts w:ascii="Times New Roman" w:hAnsi="Times New Roman" w:cs="Times New Roman"/>
          <w:sz w:val="24"/>
          <w:szCs w:val="24"/>
        </w:rPr>
        <w:t>BEC_6bit</w:t>
      </w:r>
      <w:proofErr w:type="spellEnd"/>
      <w:r w:rsidRPr="006A05BF">
        <w:rPr>
          <w:rFonts w:ascii="Times New Roman" w:hAnsi="Times New Roman" w:cs="Times New Roman"/>
          <w:sz w:val="24"/>
          <w:szCs w:val="24"/>
        </w:rPr>
        <w:t xml:space="preserve"> (</w:t>
      </w:r>
    </w:p>
    <w:p w14:paraId="303B172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{c5_0,Sum0[15:11]}), </w:t>
      </w:r>
    </w:p>
    <w:p w14:paraId="65F3DA5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X(</w:t>
      </w:r>
      <w:proofErr w:type="gramEnd"/>
      <w:r w:rsidRPr="006A05BF">
        <w:rPr>
          <w:rFonts w:ascii="Times New Roman" w:hAnsi="Times New Roman" w:cs="Times New Roman"/>
          <w:sz w:val="24"/>
          <w:szCs w:val="24"/>
        </w:rPr>
        <w:t xml:space="preserve">Sum1[15:11]), </w:t>
      </w:r>
    </w:p>
    <w:p w14:paraId="570CAED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w:t>
      </w:r>
      <w:proofErr w:type="gramEnd"/>
      <w:r w:rsidRPr="006A05BF">
        <w:rPr>
          <w:rFonts w:ascii="Times New Roman" w:hAnsi="Times New Roman" w:cs="Times New Roman"/>
          <w:sz w:val="24"/>
          <w:szCs w:val="24"/>
        </w:rPr>
        <w:t>c5_1)</w:t>
      </w:r>
    </w:p>
    <w:p w14:paraId="1C9B9F5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193D439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lastRenderedPageBreak/>
        <w:t>assign</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=(c4==1'b0)?c5_0:c5_1;</w:t>
      </w:r>
    </w:p>
    <w:p w14:paraId="5E5605E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Sum[15:11]=(c4==1'b0)?Sum0[15:11]:Sum1[15:11];</w:t>
      </w:r>
      <w:r w:rsidRPr="006A05BF">
        <w:rPr>
          <w:rFonts w:ascii="Times New Roman" w:hAnsi="Times New Roman" w:cs="Times New Roman"/>
          <w:sz w:val="24"/>
          <w:szCs w:val="24"/>
        </w:rPr>
        <w:tab/>
        <w:t xml:space="preserve"> </w:t>
      </w:r>
    </w:p>
    <w:p w14:paraId="252CCB1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4278850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24943C8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RCA_2bit(</w:t>
      </w:r>
    </w:p>
    <w:p w14:paraId="65E3D35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702FED4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[1:0] A,</w:t>
      </w:r>
    </w:p>
    <w:p w14:paraId="79AE7E8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[1:0] B,</w:t>
      </w:r>
    </w:p>
    <w:p w14:paraId="3638003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[1:0] Sum,</w:t>
      </w:r>
    </w:p>
    <w:p w14:paraId="1D6E1B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2417253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6FC4C3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 xml:space="preserve"> Carry;</w:t>
      </w:r>
    </w:p>
    <w:p w14:paraId="380560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415AC69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5282088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 </w:t>
      </w:r>
    </w:p>
    <w:p w14:paraId="618D927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0F39736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2A0D979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667CDC1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5F14113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1FE5EB1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52787EF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73AC7B2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3AFCD5A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109CCC0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w:t>
      </w:r>
    </w:p>
    <w:p w14:paraId="6A4BB4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755F616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727D53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7E2AF53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510F450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BEC_3bit(</w:t>
      </w:r>
    </w:p>
    <w:p w14:paraId="51D91BE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[2:0] B,</w:t>
      </w:r>
    </w:p>
    <w:p w14:paraId="111043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[1:0] X,</w:t>
      </w:r>
    </w:p>
    <w:p w14:paraId="37F5F7F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7236B81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842144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5A10458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X[0]=~B[0]; // invert of the first input bit</w:t>
      </w:r>
    </w:p>
    <w:p w14:paraId="3D490BB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X[1]=B[0]^B[1];// the OR of the 2 last input bits</w:t>
      </w:r>
    </w:p>
    <w:p w14:paraId="3652342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=B[2]^(B[0]&amp;B[1]);// the AND of the 2 LSB ORED with the MSB //</w:t>
      </w:r>
    </w:p>
    <w:p w14:paraId="0AA6C3F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3AB966E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75AD62E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RCA_3bit(</w:t>
      </w:r>
    </w:p>
    <w:p w14:paraId="17B8914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1EAA751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[2:0] A,</w:t>
      </w:r>
    </w:p>
    <w:p w14:paraId="0C5B99F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[2:0] B,</w:t>
      </w:r>
    </w:p>
    <w:p w14:paraId="312EC76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[2:0] Sum,</w:t>
      </w:r>
    </w:p>
    <w:p w14:paraId="6AA40A5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322C87B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
    <w:p w14:paraId="71602DF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1:0]Carry;</w:t>
      </w:r>
    </w:p>
    <w:p w14:paraId="11D0EB9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16EB185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5411673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3AB1B03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4DC2759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3825F78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2394B49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1AE06BC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E92AAB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4BAC4C5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2BFA0E0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32F933F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1D4BED5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04DBFAB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062D2FF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0E96048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2C37805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6842406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50AE54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4AE83C0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4A54694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2357CF9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r w:rsidRPr="006A05BF">
        <w:rPr>
          <w:rFonts w:ascii="Times New Roman" w:hAnsi="Times New Roman" w:cs="Times New Roman"/>
          <w:sz w:val="24"/>
          <w:szCs w:val="24"/>
        </w:rPr>
        <w:tab/>
        <w:t xml:space="preserve"> </w:t>
      </w:r>
    </w:p>
    <w:p w14:paraId="7AC3A4E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3E9B067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5C53F27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BEC_4bit(</w:t>
      </w:r>
    </w:p>
    <w:p w14:paraId="1B8AE83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[3:0] B,</w:t>
      </w:r>
    </w:p>
    <w:p w14:paraId="3AFBB6B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[2:0] X,</w:t>
      </w:r>
    </w:p>
    <w:p w14:paraId="659E36F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01AEA3E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3D395E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072AEB2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X[0]=~B[0];</w:t>
      </w:r>
    </w:p>
    <w:p w14:paraId="148D24E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X[1]=B[0]^B[1];</w:t>
      </w:r>
    </w:p>
    <w:p w14:paraId="05CD2F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X[2]=B[2]^(B[0]&amp;B[1]);</w:t>
      </w:r>
    </w:p>
    <w:p w14:paraId="2B9962D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=B[3]^(B[0]&amp;B[1]&amp;B[2]);</w:t>
      </w:r>
    </w:p>
    <w:p w14:paraId="3672AB3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681F9BF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1FAF796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RCA_4bit(</w:t>
      </w:r>
    </w:p>
    <w:p w14:paraId="29D00A2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2D224F7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[3:0] A,</w:t>
      </w:r>
    </w:p>
    <w:p w14:paraId="184E4A4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[3:0] B,</w:t>
      </w:r>
    </w:p>
    <w:p w14:paraId="0E84C11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[3:0] Sum,</w:t>
      </w:r>
    </w:p>
    <w:p w14:paraId="15F1534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661460D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6D3419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2:0]Carry;</w:t>
      </w:r>
    </w:p>
    <w:p w14:paraId="618713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lastRenderedPageBreak/>
        <w:t>FullAdder</w:t>
      </w:r>
      <w:proofErr w:type="spellEnd"/>
      <w:r w:rsidRPr="006A05BF">
        <w:rPr>
          <w:rFonts w:ascii="Times New Roman" w:hAnsi="Times New Roman" w:cs="Times New Roman"/>
          <w:sz w:val="24"/>
          <w:szCs w:val="24"/>
        </w:rPr>
        <w:t xml:space="preserve"> Adder1 (</w:t>
      </w:r>
    </w:p>
    <w:p w14:paraId="15F17B4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6C12880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1DF8D0A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6D69705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01083D2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341F092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5AF5DB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53ABD39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01E14BB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3B21A2D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146FD36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210E6FC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41E3498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788EC9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6AE9B5F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22F7E09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Carry[2]), </w:t>
      </w:r>
    </w:p>
    <w:p w14:paraId="1A70ACF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6FA7857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08B755D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7C64AA1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CDEFD4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Adder4 (</w:t>
      </w:r>
    </w:p>
    <w:p w14:paraId="51A7E94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Sum[3]), </w:t>
      </w:r>
    </w:p>
    <w:p w14:paraId="31AE44F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05991D6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 </w:t>
      </w:r>
    </w:p>
    <w:p w14:paraId="5E092E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 </w:t>
      </w:r>
    </w:p>
    <w:p w14:paraId="21457A7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Carry[2])</w:t>
      </w:r>
    </w:p>
    <w:p w14:paraId="0178BDD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t xml:space="preserve"> </w:t>
      </w:r>
    </w:p>
    <w:p w14:paraId="1016BB7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5321A09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4C1A8B3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BEC_5bit(</w:t>
      </w:r>
    </w:p>
    <w:p w14:paraId="315BDB15"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[4:0] B,</w:t>
      </w:r>
    </w:p>
    <w:p w14:paraId="2BF0722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[3:0] X,</w:t>
      </w:r>
    </w:p>
    <w:p w14:paraId="4257D42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3E72A66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F67574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4A8CE53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X[0]=~B[0];</w:t>
      </w:r>
    </w:p>
    <w:p w14:paraId="1A412F7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X[1]=B[0]^B[1];</w:t>
      </w:r>
    </w:p>
    <w:p w14:paraId="51C6B79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X[2]=B[2]^(B[0]&amp;B[1]);</w:t>
      </w:r>
    </w:p>
    <w:p w14:paraId="4F7D905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assign X[3]=B[3]^(B[0]&amp;B[1]&amp;B[2]);</w:t>
      </w:r>
    </w:p>
    <w:p w14:paraId="1F164E5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assign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=B[4]^(B[0]&amp;B[1]&amp;B[2]&amp;B[3]);</w:t>
      </w:r>
    </w:p>
    <w:p w14:paraId="35C7399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36F835B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6B3240C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RCA_5bit(</w:t>
      </w:r>
    </w:p>
    <w:p w14:paraId="01EB866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438F15B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[4:0] A,</w:t>
      </w:r>
    </w:p>
    <w:p w14:paraId="634135E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lastRenderedPageBreak/>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[4:0] B,</w:t>
      </w:r>
    </w:p>
    <w:p w14:paraId="57BE75C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[4:0] Sum,</w:t>
      </w:r>
    </w:p>
    <w:p w14:paraId="40BA15D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3DE5715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2639D6F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wire[</w:t>
      </w:r>
      <w:proofErr w:type="gramEnd"/>
      <w:r w:rsidRPr="006A05BF">
        <w:rPr>
          <w:rFonts w:ascii="Times New Roman" w:hAnsi="Times New Roman" w:cs="Times New Roman"/>
          <w:sz w:val="24"/>
          <w:szCs w:val="24"/>
        </w:rPr>
        <w:t>3:0]Carry;</w:t>
      </w:r>
    </w:p>
    <w:p w14:paraId="13F8C30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Adder1 (</w:t>
      </w:r>
    </w:p>
    <w:p w14:paraId="495FDD8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Sum[0]), </w:t>
      </w:r>
    </w:p>
    <w:p w14:paraId="7DC378E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Carry[0]), </w:t>
      </w:r>
    </w:p>
    <w:p w14:paraId="4F01704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A[0]), </w:t>
      </w:r>
    </w:p>
    <w:p w14:paraId="053E6A6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B[0]), </w:t>
      </w:r>
    </w:p>
    <w:p w14:paraId="4685CEB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spellStart"/>
      <w:proofErr w:type="gramEnd"/>
      <w:r w:rsidRPr="006A05BF">
        <w:rPr>
          <w:rFonts w:ascii="Times New Roman" w:hAnsi="Times New Roman" w:cs="Times New Roman"/>
          <w:sz w:val="24"/>
          <w:szCs w:val="24"/>
        </w:rPr>
        <w:t>Cin</w:t>
      </w:r>
      <w:proofErr w:type="spellEnd"/>
      <w:r w:rsidRPr="006A05BF">
        <w:rPr>
          <w:rFonts w:ascii="Times New Roman" w:hAnsi="Times New Roman" w:cs="Times New Roman"/>
          <w:sz w:val="24"/>
          <w:szCs w:val="24"/>
        </w:rPr>
        <w:t>)</w:t>
      </w:r>
    </w:p>
    <w:p w14:paraId="1658D4C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8E8490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Adder2 (</w:t>
      </w:r>
    </w:p>
    <w:p w14:paraId="3247B21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Sum[1]), </w:t>
      </w:r>
    </w:p>
    <w:p w14:paraId="03872C6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Carry[1]), </w:t>
      </w:r>
    </w:p>
    <w:p w14:paraId="73BFAA1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A[1]), </w:t>
      </w:r>
    </w:p>
    <w:p w14:paraId="1AEDD89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B[1]), </w:t>
      </w:r>
    </w:p>
    <w:p w14:paraId="319A6887"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Carry[0])</w:t>
      </w:r>
    </w:p>
    <w:p w14:paraId="0BA8D6D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6745C63F"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Adder3 (</w:t>
      </w:r>
    </w:p>
    <w:p w14:paraId="7AD3532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Sum[2]), </w:t>
      </w:r>
    </w:p>
    <w:p w14:paraId="182ABB9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Carry[2]), </w:t>
      </w:r>
    </w:p>
    <w:p w14:paraId="3A6B6C6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A[2]), </w:t>
      </w:r>
    </w:p>
    <w:p w14:paraId="462A1EA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B[2]), </w:t>
      </w:r>
    </w:p>
    <w:p w14:paraId="58E7D7B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Carry[1])</w:t>
      </w:r>
    </w:p>
    <w:p w14:paraId="514AA36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376A804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Adder4 (</w:t>
      </w:r>
    </w:p>
    <w:p w14:paraId="0BC8EF6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Sum[3]), </w:t>
      </w:r>
    </w:p>
    <w:p w14:paraId="3696003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gramEnd"/>
      <w:r w:rsidRPr="006A05BF">
        <w:rPr>
          <w:rFonts w:ascii="Times New Roman" w:hAnsi="Times New Roman" w:cs="Times New Roman"/>
          <w:sz w:val="24"/>
          <w:szCs w:val="24"/>
        </w:rPr>
        <w:t xml:space="preserve">Carry[3]), </w:t>
      </w:r>
    </w:p>
    <w:p w14:paraId="3392183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A[3]), </w:t>
      </w:r>
    </w:p>
    <w:p w14:paraId="06B8BE1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B[3]), </w:t>
      </w:r>
    </w:p>
    <w:p w14:paraId="786161B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Carry[2])</w:t>
      </w:r>
    </w:p>
    <w:p w14:paraId="4AEE1F1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p>
    <w:p w14:paraId="2C2A9F9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 xml:space="preserve"> Adder5 (</w:t>
      </w:r>
    </w:p>
    <w:p w14:paraId="7A38A06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s(</w:t>
      </w:r>
      <w:proofErr w:type="gramEnd"/>
      <w:r w:rsidRPr="006A05BF">
        <w:rPr>
          <w:rFonts w:ascii="Times New Roman" w:hAnsi="Times New Roman" w:cs="Times New Roman"/>
          <w:sz w:val="24"/>
          <w:szCs w:val="24"/>
        </w:rPr>
        <w:t xml:space="preserve">Sum[4]), </w:t>
      </w:r>
    </w:p>
    <w:p w14:paraId="696F16C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co(</w:t>
      </w:r>
      <w:proofErr w:type="spellStart"/>
      <w:proofErr w:type="gramEnd"/>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 xml:space="preserve">), </w:t>
      </w:r>
    </w:p>
    <w:p w14:paraId="65CA2F3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w:t>
      </w:r>
      <w:proofErr w:type="gramEnd"/>
      <w:r w:rsidRPr="006A05BF">
        <w:rPr>
          <w:rFonts w:ascii="Times New Roman" w:hAnsi="Times New Roman" w:cs="Times New Roman"/>
          <w:sz w:val="24"/>
          <w:szCs w:val="24"/>
        </w:rPr>
        <w:t xml:space="preserve">A[4]), </w:t>
      </w:r>
    </w:p>
    <w:p w14:paraId="1881C65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b(</w:t>
      </w:r>
      <w:proofErr w:type="gramEnd"/>
      <w:r w:rsidRPr="006A05BF">
        <w:rPr>
          <w:rFonts w:ascii="Times New Roman" w:hAnsi="Times New Roman" w:cs="Times New Roman"/>
          <w:sz w:val="24"/>
          <w:szCs w:val="24"/>
        </w:rPr>
        <w:t xml:space="preserve">B[4]), </w:t>
      </w:r>
    </w:p>
    <w:p w14:paraId="45A2D96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ci(</w:t>
      </w:r>
      <w:proofErr w:type="gramEnd"/>
      <w:r w:rsidRPr="006A05BF">
        <w:rPr>
          <w:rFonts w:ascii="Times New Roman" w:hAnsi="Times New Roman" w:cs="Times New Roman"/>
          <w:sz w:val="24"/>
          <w:szCs w:val="24"/>
        </w:rPr>
        <w:t>Carry[3])</w:t>
      </w:r>
    </w:p>
    <w:p w14:paraId="137A866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r w:rsidRPr="006A05BF">
        <w:rPr>
          <w:rFonts w:ascii="Times New Roman" w:hAnsi="Times New Roman" w:cs="Times New Roman"/>
          <w:sz w:val="24"/>
          <w:szCs w:val="24"/>
        </w:rPr>
        <w:tab/>
      </w:r>
      <w:r w:rsidRPr="006A05BF">
        <w:rPr>
          <w:rFonts w:ascii="Times New Roman" w:hAnsi="Times New Roman" w:cs="Times New Roman"/>
          <w:sz w:val="24"/>
          <w:szCs w:val="24"/>
        </w:rPr>
        <w:tab/>
        <w:t xml:space="preserve"> </w:t>
      </w:r>
    </w:p>
    <w:p w14:paraId="5E8201C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3C8B985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BEC_6bit(</w:t>
      </w:r>
    </w:p>
    <w:p w14:paraId="525F57E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[5:0] B,</w:t>
      </w:r>
    </w:p>
    <w:p w14:paraId="2EBB47A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[4:0] X,</w:t>
      </w:r>
    </w:p>
    <w:p w14:paraId="61B7ACC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b/>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Cout</w:t>
      </w:r>
      <w:proofErr w:type="spellEnd"/>
    </w:p>
    <w:p w14:paraId="5E6B239B"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
    <w:p w14:paraId="4F41D3B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2B62F3B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X[0]=~B[0];</w:t>
      </w:r>
    </w:p>
    <w:p w14:paraId="0E2D4340"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X[1]=B[0]^B[1];</w:t>
      </w:r>
    </w:p>
    <w:p w14:paraId="79799A7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assign</w:t>
      </w:r>
      <w:proofErr w:type="gramEnd"/>
      <w:r w:rsidRPr="006A05BF">
        <w:rPr>
          <w:rFonts w:ascii="Times New Roman" w:hAnsi="Times New Roman" w:cs="Times New Roman"/>
          <w:sz w:val="24"/>
          <w:szCs w:val="24"/>
        </w:rPr>
        <w:t xml:space="preserve"> X[2]=B[2]^(B[0]&amp;B[1]);</w:t>
      </w:r>
    </w:p>
    <w:p w14:paraId="49275AC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assign X[3]=B[3]^(B[0]&amp;B[1]&amp;B[2]);</w:t>
      </w:r>
    </w:p>
    <w:p w14:paraId="05D2BA99"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assign X[4]=B[4]^(B[0]&amp;B[1]&amp;B[2]&amp;B[3]);</w:t>
      </w:r>
    </w:p>
    <w:p w14:paraId="004D3071"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assign </w:t>
      </w:r>
      <w:proofErr w:type="spellStart"/>
      <w:r w:rsidRPr="006A05BF">
        <w:rPr>
          <w:rFonts w:ascii="Times New Roman" w:hAnsi="Times New Roman" w:cs="Times New Roman"/>
          <w:sz w:val="24"/>
          <w:szCs w:val="24"/>
        </w:rPr>
        <w:t>Cout</w:t>
      </w:r>
      <w:proofErr w:type="spellEnd"/>
      <w:r w:rsidRPr="006A05BF">
        <w:rPr>
          <w:rFonts w:ascii="Times New Roman" w:hAnsi="Times New Roman" w:cs="Times New Roman"/>
          <w:sz w:val="24"/>
          <w:szCs w:val="24"/>
        </w:rPr>
        <w:t>=B[5]^(B[0]&amp;B[1]&amp;B[2]&amp;B[3]&amp;B[4]);</w:t>
      </w:r>
    </w:p>
    <w:p w14:paraId="2C47FCA6"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60B43C7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
    <w:p w14:paraId="7D810A2E"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gramStart"/>
      <w:r w:rsidRPr="006A05BF">
        <w:rPr>
          <w:rFonts w:ascii="Times New Roman" w:hAnsi="Times New Roman" w:cs="Times New Roman"/>
          <w:sz w:val="24"/>
          <w:szCs w:val="24"/>
        </w:rPr>
        <w:t>module</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FullAdder</w:t>
      </w:r>
      <w:proofErr w:type="spellEnd"/>
      <w:r w:rsidRPr="006A05BF">
        <w:rPr>
          <w:rFonts w:ascii="Times New Roman" w:hAnsi="Times New Roman" w:cs="Times New Roman"/>
          <w:sz w:val="24"/>
          <w:szCs w:val="24"/>
        </w:rPr>
        <w:t>(</w:t>
      </w:r>
      <w:proofErr w:type="spellStart"/>
      <w:r w:rsidRPr="006A05BF">
        <w:rPr>
          <w:rFonts w:ascii="Times New Roman" w:hAnsi="Times New Roman" w:cs="Times New Roman"/>
          <w:sz w:val="24"/>
          <w:szCs w:val="24"/>
        </w:rPr>
        <w:t>s,co,a,b,ci</w:t>
      </w:r>
      <w:proofErr w:type="spellEnd"/>
      <w:r w:rsidRPr="006A05BF">
        <w:rPr>
          <w:rFonts w:ascii="Times New Roman" w:hAnsi="Times New Roman" w:cs="Times New Roman"/>
          <w:sz w:val="24"/>
          <w:szCs w:val="24"/>
        </w:rPr>
        <w:t>);</w:t>
      </w:r>
    </w:p>
    <w:p w14:paraId="5A707C32"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output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s,co</w:t>
      </w:r>
      <w:proofErr w:type="spellEnd"/>
      <w:r w:rsidRPr="006A05BF">
        <w:rPr>
          <w:rFonts w:ascii="Times New Roman" w:hAnsi="Times New Roman" w:cs="Times New Roman"/>
          <w:sz w:val="24"/>
          <w:szCs w:val="24"/>
        </w:rPr>
        <w:t>;</w:t>
      </w:r>
    </w:p>
    <w:p w14:paraId="2859832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input</w:t>
      </w:r>
      <w:proofErr w:type="gramEnd"/>
      <w:r w:rsidRPr="006A05BF">
        <w:rPr>
          <w:rFonts w:ascii="Times New Roman" w:hAnsi="Times New Roman" w:cs="Times New Roman"/>
          <w:sz w:val="24"/>
          <w:szCs w:val="24"/>
        </w:rPr>
        <w:t xml:space="preserve"> </w:t>
      </w:r>
      <w:proofErr w:type="spellStart"/>
      <w:r w:rsidRPr="006A05BF">
        <w:rPr>
          <w:rFonts w:ascii="Times New Roman" w:hAnsi="Times New Roman" w:cs="Times New Roman"/>
          <w:sz w:val="24"/>
          <w:szCs w:val="24"/>
        </w:rPr>
        <w:t>a,b,ci</w:t>
      </w:r>
      <w:proofErr w:type="spellEnd"/>
      <w:r w:rsidRPr="006A05BF">
        <w:rPr>
          <w:rFonts w:ascii="Times New Roman" w:hAnsi="Times New Roman" w:cs="Times New Roman"/>
          <w:sz w:val="24"/>
          <w:szCs w:val="24"/>
        </w:rPr>
        <w:t>;</w:t>
      </w:r>
    </w:p>
    <w:p w14:paraId="0D0A163D"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spellStart"/>
      <w:proofErr w:type="gramStart"/>
      <w:r w:rsidRPr="006A05BF">
        <w:rPr>
          <w:rFonts w:ascii="Times New Roman" w:hAnsi="Times New Roman" w:cs="Times New Roman"/>
          <w:sz w:val="24"/>
          <w:szCs w:val="24"/>
        </w:rPr>
        <w:t>xor</w:t>
      </w:r>
      <w:proofErr w:type="spellEnd"/>
      <w:proofErr w:type="gramEnd"/>
      <w:r w:rsidRPr="006A05BF">
        <w:rPr>
          <w:rFonts w:ascii="Times New Roman" w:hAnsi="Times New Roman" w:cs="Times New Roman"/>
          <w:sz w:val="24"/>
          <w:szCs w:val="24"/>
        </w:rPr>
        <w:t xml:space="preserve"> u1(</w:t>
      </w:r>
      <w:proofErr w:type="spellStart"/>
      <w:r w:rsidRPr="006A05BF">
        <w:rPr>
          <w:rFonts w:ascii="Times New Roman" w:hAnsi="Times New Roman" w:cs="Times New Roman"/>
          <w:sz w:val="24"/>
          <w:szCs w:val="24"/>
        </w:rPr>
        <w:t>s,a,b,ci</w:t>
      </w:r>
      <w:proofErr w:type="spellEnd"/>
      <w:r w:rsidRPr="006A05BF">
        <w:rPr>
          <w:rFonts w:ascii="Times New Roman" w:hAnsi="Times New Roman" w:cs="Times New Roman"/>
          <w:sz w:val="24"/>
          <w:szCs w:val="24"/>
        </w:rPr>
        <w:t>);</w:t>
      </w:r>
    </w:p>
    <w:p w14:paraId="5703E12C"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u2(n1,a,b);</w:t>
      </w:r>
    </w:p>
    <w:p w14:paraId="4AE24BF8"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u3(n2,b,ci);</w:t>
      </w:r>
    </w:p>
    <w:p w14:paraId="66895404"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and</w:t>
      </w:r>
      <w:proofErr w:type="gramEnd"/>
      <w:r w:rsidRPr="006A05BF">
        <w:rPr>
          <w:rFonts w:ascii="Times New Roman" w:hAnsi="Times New Roman" w:cs="Times New Roman"/>
          <w:sz w:val="24"/>
          <w:szCs w:val="24"/>
        </w:rPr>
        <w:t xml:space="preserve"> u4(n3,a,ci);</w:t>
      </w:r>
    </w:p>
    <w:p w14:paraId="3D68FF03"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r w:rsidRPr="006A05BF">
        <w:rPr>
          <w:rFonts w:ascii="Times New Roman" w:hAnsi="Times New Roman" w:cs="Times New Roman"/>
          <w:sz w:val="24"/>
          <w:szCs w:val="24"/>
        </w:rPr>
        <w:t xml:space="preserve">    </w:t>
      </w:r>
      <w:proofErr w:type="gramStart"/>
      <w:r w:rsidRPr="006A05BF">
        <w:rPr>
          <w:rFonts w:ascii="Times New Roman" w:hAnsi="Times New Roman" w:cs="Times New Roman"/>
          <w:sz w:val="24"/>
          <w:szCs w:val="24"/>
        </w:rPr>
        <w:t>or</w:t>
      </w:r>
      <w:proofErr w:type="gramEnd"/>
      <w:r w:rsidRPr="006A05BF">
        <w:rPr>
          <w:rFonts w:ascii="Times New Roman" w:hAnsi="Times New Roman" w:cs="Times New Roman"/>
          <w:sz w:val="24"/>
          <w:szCs w:val="24"/>
        </w:rPr>
        <w:t xml:space="preserve"> u5(co,n1,n2,n3);</w:t>
      </w:r>
    </w:p>
    <w:p w14:paraId="000BDC9A" w14:textId="77777777" w:rsidR="00C77CFF" w:rsidRPr="006A05BF" w:rsidRDefault="00C77CFF" w:rsidP="00C77CF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A05BF">
        <w:rPr>
          <w:rFonts w:ascii="Times New Roman" w:hAnsi="Times New Roman" w:cs="Times New Roman"/>
          <w:sz w:val="24"/>
          <w:szCs w:val="24"/>
        </w:rPr>
        <w:t>endmodule</w:t>
      </w:r>
      <w:proofErr w:type="spellEnd"/>
      <w:proofErr w:type="gramEnd"/>
    </w:p>
    <w:p w14:paraId="139DA3B7" w14:textId="77777777" w:rsidR="00C77CFF" w:rsidRDefault="00C77CFF" w:rsidP="00C77CFF">
      <w:pPr>
        <w:spacing w:after="120" w:line="480" w:lineRule="auto"/>
        <w:rPr>
          <w:rFonts w:ascii="Times New Roman" w:hAnsi="Times New Roman" w:cs="Times New Roman"/>
          <w:sz w:val="24"/>
          <w:szCs w:val="24"/>
        </w:rPr>
      </w:pPr>
    </w:p>
    <w:p w14:paraId="771B5F74" w14:textId="77777777" w:rsidR="00C77CFF" w:rsidRPr="00992C8E" w:rsidRDefault="00C77CFF" w:rsidP="00C77CFF">
      <w:pPr>
        <w:spacing w:after="120" w:line="480" w:lineRule="auto"/>
        <w:rPr>
          <w:rFonts w:ascii="Times New Roman" w:hAnsi="Times New Roman" w:cs="Times New Roman"/>
          <w:sz w:val="24"/>
          <w:szCs w:val="24"/>
        </w:rPr>
      </w:pPr>
    </w:p>
    <w:p w14:paraId="5376B8D7" w14:textId="77777777" w:rsidR="00C77CFF" w:rsidRPr="00860E91" w:rsidRDefault="00C77CFF" w:rsidP="005857B4">
      <w:pPr>
        <w:spacing w:after="120" w:line="480" w:lineRule="auto"/>
        <w:rPr>
          <w:rFonts w:ascii="Times New Roman" w:hAnsi="Times New Roman" w:cs="Times New Roman"/>
        </w:rPr>
      </w:pPr>
    </w:p>
    <w:sectPr w:rsidR="00C77CFF" w:rsidRPr="00860E91" w:rsidSect="00323C7A">
      <w:footerReference w:type="default" r:id="rId57"/>
      <w:pgSz w:w="12240" w:h="15840"/>
      <w:pgMar w:top="1440" w:right="1440" w:bottom="1440" w:left="2160" w:header="720" w:footer="115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76B63" w14:textId="77777777" w:rsidR="00826824" w:rsidRDefault="00826824" w:rsidP="00314181">
      <w:pPr>
        <w:spacing w:after="0" w:line="240" w:lineRule="auto"/>
      </w:pPr>
      <w:r>
        <w:separator/>
      </w:r>
    </w:p>
  </w:endnote>
  <w:endnote w:type="continuationSeparator" w:id="0">
    <w:p w14:paraId="4F91499C" w14:textId="77777777" w:rsidR="00826824" w:rsidRDefault="00826824" w:rsidP="00314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079772"/>
      <w:docPartObj>
        <w:docPartGallery w:val="Page Numbers (Bottom of Page)"/>
        <w:docPartUnique/>
      </w:docPartObj>
    </w:sdtPr>
    <w:sdtEndPr>
      <w:rPr>
        <w:noProof/>
      </w:rPr>
    </w:sdtEndPr>
    <w:sdtContent>
      <w:p w14:paraId="4BE90019" w14:textId="3F6B1428" w:rsidR="003A3A91" w:rsidRDefault="003A3A91">
        <w:pPr>
          <w:pStyle w:val="Footer"/>
          <w:jc w:val="center"/>
        </w:pPr>
        <w:r w:rsidRPr="006A05BF">
          <w:rPr>
            <w:rFonts w:ascii="Times New Roman" w:hAnsi="Times New Roman" w:cs="Times New Roman"/>
          </w:rPr>
          <w:fldChar w:fldCharType="begin"/>
        </w:r>
        <w:r w:rsidRPr="006A05BF">
          <w:rPr>
            <w:rFonts w:ascii="Times New Roman" w:hAnsi="Times New Roman" w:cs="Times New Roman"/>
          </w:rPr>
          <w:instrText xml:space="preserve"> PAGE   \* MERGEFORMAT </w:instrText>
        </w:r>
        <w:r w:rsidRPr="006A05BF">
          <w:rPr>
            <w:rFonts w:ascii="Times New Roman" w:hAnsi="Times New Roman" w:cs="Times New Roman"/>
          </w:rPr>
          <w:fldChar w:fldCharType="separate"/>
        </w:r>
        <w:r w:rsidR="003D31CF">
          <w:rPr>
            <w:rFonts w:ascii="Times New Roman" w:hAnsi="Times New Roman" w:cs="Times New Roman"/>
            <w:noProof/>
          </w:rPr>
          <w:t>x</w:t>
        </w:r>
        <w:r w:rsidRPr="006A05BF">
          <w:rPr>
            <w:rFonts w:ascii="Times New Roman" w:hAnsi="Times New Roman" w:cs="Times New Roman"/>
            <w:noProof/>
          </w:rPr>
          <w:fldChar w:fldCharType="end"/>
        </w:r>
      </w:p>
    </w:sdtContent>
  </w:sdt>
  <w:p w14:paraId="44B592C7" w14:textId="77777777" w:rsidR="003A3A91" w:rsidRDefault="003A3A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636679"/>
      <w:docPartObj>
        <w:docPartGallery w:val="Page Numbers (Bottom of Page)"/>
        <w:docPartUnique/>
      </w:docPartObj>
    </w:sdtPr>
    <w:sdtEndPr>
      <w:rPr>
        <w:noProof/>
      </w:rPr>
    </w:sdtEndPr>
    <w:sdtContent>
      <w:p w14:paraId="3BD5EF23" w14:textId="77777777" w:rsidR="003A3A91" w:rsidRDefault="003A3A91">
        <w:pPr>
          <w:pStyle w:val="Footer"/>
          <w:jc w:val="center"/>
        </w:pPr>
        <w:r w:rsidRPr="00E07BA1">
          <w:fldChar w:fldCharType="begin"/>
        </w:r>
        <w:r w:rsidRPr="00E07BA1">
          <w:instrText xml:space="preserve"> PAGE   \* MERGEFORMAT </w:instrText>
        </w:r>
        <w:r w:rsidRPr="00E07BA1">
          <w:fldChar w:fldCharType="separate"/>
        </w:r>
        <w:r w:rsidR="003D31CF">
          <w:rPr>
            <w:noProof/>
          </w:rPr>
          <w:t>57</w:t>
        </w:r>
        <w:r w:rsidRPr="00E07BA1">
          <w:rPr>
            <w:noProof/>
          </w:rPr>
          <w:fldChar w:fldCharType="end"/>
        </w:r>
      </w:p>
    </w:sdtContent>
  </w:sdt>
  <w:p w14:paraId="1943E796" w14:textId="77777777" w:rsidR="003A3A91" w:rsidRDefault="003A3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A109D" w14:textId="77777777" w:rsidR="00826824" w:rsidRDefault="00826824" w:rsidP="00314181">
      <w:pPr>
        <w:spacing w:after="0" w:line="240" w:lineRule="auto"/>
      </w:pPr>
      <w:r>
        <w:separator/>
      </w:r>
    </w:p>
  </w:footnote>
  <w:footnote w:type="continuationSeparator" w:id="0">
    <w:p w14:paraId="5174387F" w14:textId="77777777" w:rsidR="00826824" w:rsidRDefault="00826824" w:rsidP="003141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765F"/>
    <w:multiLevelType w:val="hybridMultilevel"/>
    <w:tmpl w:val="00001850"/>
    <w:lvl w:ilvl="0" w:tplc="00002B00">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125BA"/>
    <w:multiLevelType w:val="hybridMultilevel"/>
    <w:tmpl w:val="63F4E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A22F7"/>
    <w:multiLevelType w:val="multilevel"/>
    <w:tmpl w:val="3DBA76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FA7C7F"/>
    <w:multiLevelType w:val="hybridMultilevel"/>
    <w:tmpl w:val="D80A7CC0"/>
    <w:lvl w:ilvl="0" w:tplc="8C8C7BB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5237C5"/>
    <w:multiLevelType w:val="multilevel"/>
    <w:tmpl w:val="5928D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E42349"/>
    <w:multiLevelType w:val="hybridMultilevel"/>
    <w:tmpl w:val="9A984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265A5F"/>
    <w:multiLevelType w:val="hybridMultilevel"/>
    <w:tmpl w:val="8E70DE18"/>
    <w:lvl w:ilvl="0" w:tplc="EFD8C41C">
      <w:start w:val="1"/>
      <w:numFmt w:val="bullet"/>
      <w:lvlText w:val=""/>
      <w:lvlJc w:val="left"/>
      <w:pPr>
        <w:tabs>
          <w:tab w:val="num" w:pos="720"/>
        </w:tabs>
        <w:ind w:left="720" w:hanging="360"/>
      </w:pPr>
      <w:rPr>
        <w:rFonts w:ascii="Wingdings" w:hAnsi="Wingdings" w:hint="default"/>
      </w:rPr>
    </w:lvl>
    <w:lvl w:ilvl="1" w:tplc="D85A6BC8" w:tentative="1">
      <w:start w:val="1"/>
      <w:numFmt w:val="bullet"/>
      <w:lvlText w:val=""/>
      <w:lvlJc w:val="left"/>
      <w:pPr>
        <w:tabs>
          <w:tab w:val="num" w:pos="1440"/>
        </w:tabs>
        <w:ind w:left="1440" w:hanging="360"/>
      </w:pPr>
      <w:rPr>
        <w:rFonts w:ascii="Wingdings" w:hAnsi="Wingdings" w:hint="default"/>
      </w:rPr>
    </w:lvl>
    <w:lvl w:ilvl="2" w:tplc="4710967E" w:tentative="1">
      <w:start w:val="1"/>
      <w:numFmt w:val="bullet"/>
      <w:lvlText w:val=""/>
      <w:lvlJc w:val="left"/>
      <w:pPr>
        <w:tabs>
          <w:tab w:val="num" w:pos="2160"/>
        </w:tabs>
        <w:ind w:left="2160" w:hanging="360"/>
      </w:pPr>
      <w:rPr>
        <w:rFonts w:ascii="Wingdings" w:hAnsi="Wingdings" w:hint="default"/>
      </w:rPr>
    </w:lvl>
    <w:lvl w:ilvl="3" w:tplc="FEBAD3EE" w:tentative="1">
      <w:start w:val="1"/>
      <w:numFmt w:val="bullet"/>
      <w:lvlText w:val=""/>
      <w:lvlJc w:val="left"/>
      <w:pPr>
        <w:tabs>
          <w:tab w:val="num" w:pos="2880"/>
        </w:tabs>
        <w:ind w:left="2880" w:hanging="360"/>
      </w:pPr>
      <w:rPr>
        <w:rFonts w:ascii="Wingdings" w:hAnsi="Wingdings" w:hint="default"/>
      </w:rPr>
    </w:lvl>
    <w:lvl w:ilvl="4" w:tplc="D9FC12C2" w:tentative="1">
      <w:start w:val="1"/>
      <w:numFmt w:val="bullet"/>
      <w:lvlText w:val=""/>
      <w:lvlJc w:val="left"/>
      <w:pPr>
        <w:tabs>
          <w:tab w:val="num" w:pos="3600"/>
        </w:tabs>
        <w:ind w:left="3600" w:hanging="360"/>
      </w:pPr>
      <w:rPr>
        <w:rFonts w:ascii="Wingdings" w:hAnsi="Wingdings" w:hint="default"/>
      </w:rPr>
    </w:lvl>
    <w:lvl w:ilvl="5" w:tplc="EBE654E4" w:tentative="1">
      <w:start w:val="1"/>
      <w:numFmt w:val="bullet"/>
      <w:lvlText w:val=""/>
      <w:lvlJc w:val="left"/>
      <w:pPr>
        <w:tabs>
          <w:tab w:val="num" w:pos="4320"/>
        </w:tabs>
        <w:ind w:left="4320" w:hanging="360"/>
      </w:pPr>
      <w:rPr>
        <w:rFonts w:ascii="Wingdings" w:hAnsi="Wingdings" w:hint="default"/>
      </w:rPr>
    </w:lvl>
    <w:lvl w:ilvl="6" w:tplc="347CF3E2" w:tentative="1">
      <w:start w:val="1"/>
      <w:numFmt w:val="bullet"/>
      <w:lvlText w:val=""/>
      <w:lvlJc w:val="left"/>
      <w:pPr>
        <w:tabs>
          <w:tab w:val="num" w:pos="5040"/>
        </w:tabs>
        <w:ind w:left="5040" w:hanging="360"/>
      </w:pPr>
      <w:rPr>
        <w:rFonts w:ascii="Wingdings" w:hAnsi="Wingdings" w:hint="default"/>
      </w:rPr>
    </w:lvl>
    <w:lvl w:ilvl="7" w:tplc="E1EE08FC" w:tentative="1">
      <w:start w:val="1"/>
      <w:numFmt w:val="bullet"/>
      <w:lvlText w:val=""/>
      <w:lvlJc w:val="left"/>
      <w:pPr>
        <w:tabs>
          <w:tab w:val="num" w:pos="5760"/>
        </w:tabs>
        <w:ind w:left="5760" w:hanging="360"/>
      </w:pPr>
      <w:rPr>
        <w:rFonts w:ascii="Wingdings" w:hAnsi="Wingdings" w:hint="default"/>
      </w:rPr>
    </w:lvl>
    <w:lvl w:ilvl="8" w:tplc="1414B63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9B4587"/>
    <w:multiLevelType w:val="hybridMultilevel"/>
    <w:tmpl w:val="A0AA4B8E"/>
    <w:lvl w:ilvl="0" w:tplc="DB54E36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26333"/>
    <w:multiLevelType w:val="hybridMultilevel"/>
    <w:tmpl w:val="E13A0F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0B600A"/>
    <w:multiLevelType w:val="hybridMultilevel"/>
    <w:tmpl w:val="6C928196"/>
    <w:lvl w:ilvl="0" w:tplc="E08E307E">
      <w:start w:val="1"/>
      <w:numFmt w:val="bullet"/>
      <w:lvlText w:val=""/>
      <w:lvlJc w:val="left"/>
      <w:pPr>
        <w:tabs>
          <w:tab w:val="num" w:pos="720"/>
        </w:tabs>
        <w:ind w:left="720" w:hanging="360"/>
      </w:pPr>
      <w:rPr>
        <w:rFonts w:ascii="Wingdings" w:hAnsi="Wingdings" w:hint="default"/>
      </w:rPr>
    </w:lvl>
    <w:lvl w:ilvl="1" w:tplc="CD5CE028" w:tentative="1">
      <w:start w:val="1"/>
      <w:numFmt w:val="bullet"/>
      <w:lvlText w:val=""/>
      <w:lvlJc w:val="left"/>
      <w:pPr>
        <w:tabs>
          <w:tab w:val="num" w:pos="1440"/>
        </w:tabs>
        <w:ind w:left="1440" w:hanging="360"/>
      </w:pPr>
      <w:rPr>
        <w:rFonts w:ascii="Wingdings" w:hAnsi="Wingdings" w:hint="default"/>
      </w:rPr>
    </w:lvl>
    <w:lvl w:ilvl="2" w:tplc="F6C22930" w:tentative="1">
      <w:start w:val="1"/>
      <w:numFmt w:val="bullet"/>
      <w:lvlText w:val=""/>
      <w:lvlJc w:val="left"/>
      <w:pPr>
        <w:tabs>
          <w:tab w:val="num" w:pos="2160"/>
        </w:tabs>
        <w:ind w:left="2160" w:hanging="360"/>
      </w:pPr>
      <w:rPr>
        <w:rFonts w:ascii="Wingdings" w:hAnsi="Wingdings" w:hint="default"/>
      </w:rPr>
    </w:lvl>
    <w:lvl w:ilvl="3" w:tplc="936885AC" w:tentative="1">
      <w:start w:val="1"/>
      <w:numFmt w:val="bullet"/>
      <w:lvlText w:val=""/>
      <w:lvlJc w:val="left"/>
      <w:pPr>
        <w:tabs>
          <w:tab w:val="num" w:pos="2880"/>
        </w:tabs>
        <w:ind w:left="2880" w:hanging="360"/>
      </w:pPr>
      <w:rPr>
        <w:rFonts w:ascii="Wingdings" w:hAnsi="Wingdings" w:hint="default"/>
      </w:rPr>
    </w:lvl>
    <w:lvl w:ilvl="4" w:tplc="9A10D292" w:tentative="1">
      <w:start w:val="1"/>
      <w:numFmt w:val="bullet"/>
      <w:lvlText w:val=""/>
      <w:lvlJc w:val="left"/>
      <w:pPr>
        <w:tabs>
          <w:tab w:val="num" w:pos="3600"/>
        </w:tabs>
        <w:ind w:left="3600" w:hanging="360"/>
      </w:pPr>
      <w:rPr>
        <w:rFonts w:ascii="Wingdings" w:hAnsi="Wingdings" w:hint="default"/>
      </w:rPr>
    </w:lvl>
    <w:lvl w:ilvl="5" w:tplc="EB3C0C74" w:tentative="1">
      <w:start w:val="1"/>
      <w:numFmt w:val="bullet"/>
      <w:lvlText w:val=""/>
      <w:lvlJc w:val="left"/>
      <w:pPr>
        <w:tabs>
          <w:tab w:val="num" w:pos="4320"/>
        </w:tabs>
        <w:ind w:left="4320" w:hanging="360"/>
      </w:pPr>
      <w:rPr>
        <w:rFonts w:ascii="Wingdings" w:hAnsi="Wingdings" w:hint="default"/>
      </w:rPr>
    </w:lvl>
    <w:lvl w:ilvl="6" w:tplc="15A01C14" w:tentative="1">
      <w:start w:val="1"/>
      <w:numFmt w:val="bullet"/>
      <w:lvlText w:val=""/>
      <w:lvlJc w:val="left"/>
      <w:pPr>
        <w:tabs>
          <w:tab w:val="num" w:pos="5040"/>
        </w:tabs>
        <w:ind w:left="5040" w:hanging="360"/>
      </w:pPr>
      <w:rPr>
        <w:rFonts w:ascii="Wingdings" w:hAnsi="Wingdings" w:hint="default"/>
      </w:rPr>
    </w:lvl>
    <w:lvl w:ilvl="7" w:tplc="9AFAF97E" w:tentative="1">
      <w:start w:val="1"/>
      <w:numFmt w:val="bullet"/>
      <w:lvlText w:val=""/>
      <w:lvlJc w:val="left"/>
      <w:pPr>
        <w:tabs>
          <w:tab w:val="num" w:pos="5760"/>
        </w:tabs>
        <w:ind w:left="5760" w:hanging="360"/>
      </w:pPr>
      <w:rPr>
        <w:rFonts w:ascii="Wingdings" w:hAnsi="Wingdings" w:hint="default"/>
      </w:rPr>
    </w:lvl>
    <w:lvl w:ilvl="8" w:tplc="19B8F9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4507A8"/>
    <w:multiLevelType w:val="multilevel"/>
    <w:tmpl w:val="AE7C719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71501C0"/>
    <w:multiLevelType w:val="hybridMultilevel"/>
    <w:tmpl w:val="8A62739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D5D7A4A"/>
    <w:multiLevelType w:val="hybridMultilevel"/>
    <w:tmpl w:val="6B3A24A8"/>
    <w:lvl w:ilvl="0" w:tplc="8C8C7BB6">
      <w:start w:val="1"/>
      <w:numFmt w:val="bullet"/>
      <w:lvlText w:val=""/>
      <w:lvlJc w:val="left"/>
      <w:pPr>
        <w:tabs>
          <w:tab w:val="num" w:pos="720"/>
        </w:tabs>
        <w:ind w:left="720" w:hanging="360"/>
      </w:pPr>
      <w:rPr>
        <w:rFonts w:ascii="Wingdings" w:hAnsi="Wingdings" w:hint="default"/>
      </w:rPr>
    </w:lvl>
    <w:lvl w:ilvl="1" w:tplc="8E6E8EBE" w:tentative="1">
      <w:start w:val="1"/>
      <w:numFmt w:val="bullet"/>
      <w:lvlText w:val=""/>
      <w:lvlJc w:val="left"/>
      <w:pPr>
        <w:tabs>
          <w:tab w:val="num" w:pos="1440"/>
        </w:tabs>
        <w:ind w:left="1440" w:hanging="360"/>
      </w:pPr>
      <w:rPr>
        <w:rFonts w:ascii="Wingdings" w:hAnsi="Wingdings" w:hint="default"/>
      </w:rPr>
    </w:lvl>
    <w:lvl w:ilvl="2" w:tplc="B6EAAFC8" w:tentative="1">
      <w:start w:val="1"/>
      <w:numFmt w:val="bullet"/>
      <w:lvlText w:val=""/>
      <w:lvlJc w:val="left"/>
      <w:pPr>
        <w:tabs>
          <w:tab w:val="num" w:pos="2160"/>
        </w:tabs>
        <w:ind w:left="2160" w:hanging="360"/>
      </w:pPr>
      <w:rPr>
        <w:rFonts w:ascii="Wingdings" w:hAnsi="Wingdings" w:hint="default"/>
      </w:rPr>
    </w:lvl>
    <w:lvl w:ilvl="3" w:tplc="2FF07F46" w:tentative="1">
      <w:start w:val="1"/>
      <w:numFmt w:val="bullet"/>
      <w:lvlText w:val=""/>
      <w:lvlJc w:val="left"/>
      <w:pPr>
        <w:tabs>
          <w:tab w:val="num" w:pos="2880"/>
        </w:tabs>
        <w:ind w:left="2880" w:hanging="360"/>
      </w:pPr>
      <w:rPr>
        <w:rFonts w:ascii="Wingdings" w:hAnsi="Wingdings" w:hint="default"/>
      </w:rPr>
    </w:lvl>
    <w:lvl w:ilvl="4" w:tplc="186E9C66" w:tentative="1">
      <w:start w:val="1"/>
      <w:numFmt w:val="bullet"/>
      <w:lvlText w:val=""/>
      <w:lvlJc w:val="left"/>
      <w:pPr>
        <w:tabs>
          <w:tab w:val="num" w:pos="3600"/>
        </w:tabs>
        <w:ind w:left="3600" w:hanging="360"/>
      </w:pPr>
      <w:rPr>
        <w:rFonts w:ascii="Wingdings" w:hAnsi="Wingdings" w:hint="default"/>
      </w:rPr>
    </w:lvl>
    <w:lvl w:ilvl="5" w:tplc="6B366CB4" w:tentative="1">
      <w:start w:val="1"/>
      <w:numFmt w:val="bullet"/>
      <w:lvlText w:val=""/>
      <w:lvlJc w:val="left"/>
      <w:pPr>
        <w:tabs>
          <w:tab w:val="num" w:pos="4320"/>
        </w:tabs>
        <w:ind w:left="4320" w:hanging="360"/>
      </w:pPr>
      <w:rPr>
        <w:rFonts w:ascii="Wingdings" w:hAnsi="Wingdings" w:hint="default"/>
      </w:rPr>
    </w:lvl>
    <w:lvl w:ilvl="6" w:tplc="9A82D576" w:tentative="1">
      <w:start w:val="1"/>
      <w:numFmt w:val="bullet"/>
      <w:lvlText w:val=""/>
      <w:lvlJc w:val="left"/>
      <w:pPr>
        <w:tabs>
          <w:tab w:val="num" w:pos="5040"/>
        </w:tabs>
        <w:ind w:left="5040" w:hanging="360"/>
      </w:pPr>
      <w:rPr>
        <w:rFonts w:ascii="Wingdings" w:hAnsi="Wingdings" w:hint="default"/>
      </w:rPr>
    </w:lvl>
    <w:lvl w:ilvl="7" w:tplc="98125E50" w:tentative="1">
      <w:start w:val="1"/>
      <w:numFmt w:val="bullet"/>
      <w:lvlText w:val=""/>
      <w:lvlJc w:val="left"/>
      <w:pPr>
        <w:tabs>
          <w:tab w:val="num" w:pos="5760"/>
        </w:tabs>
        <w:ind w:left="5760" w:hanging="360"/>
      </w:pPr>
      <w:rPr>
        <w:rFonts w:ascii="Wingdings" w:hAnsi="Wingdings" w:hint="default"/>
      </w:rPr>
    </w:lvl>
    <w:lvl w:ilvl="8" w:tplc="AEC08C6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7F5FCE"/>
    <w:multiLevelType w:val="hybridMultilevel"/>
    <w:tmpl w:val="78F8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169F6"/>
    <w:multiLevelType w:val="multilevel"/>
    <w:tmpl w:val="A18C1752"/>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7E7537"/>
    <w:multiLevelType w:val="hybridMultilevel"/>
    <w:tmpl w:val="3DAA0DBC"/>
    <w:lvl w:ilvl="0" w:tplc="527E0EEC">
      <w:start w:val="1"/>
      <w:numFmt w:val="bullet"/>
      <w:lvlText w:val=""/>
      <w:lvlJc w:val="left"/>
      <w:pPr>
        <w:tabs>
          <w:tab w:val="num" w:pos="720"/>
        </w:tabs>
        <w:ind w:left="720" w:hanging="360"/>
      </w:pPr>
      <w:rPr>
        <w:rFonts w:ascii="Wingdings" w:hAnsi="Wingdings" w:hint="default"/>
      </w:rPr>
    </w:lvl>
    <w:lvl w:ilvl="1" w:tplc="BD6ED480" w:tentative="1">
      <w:start w:val="1"/>
      <w:numFmt w:val="bullet"/>
      <w:lvlText w:val=""/>
      <w:lvlJc w:val="left"/>
      <w:pPr>
        <w:tabs>
          <w:tab w:val="num" w:pos="1440"/>
        </w:tabs>
        <w:ind w:left="1440" w:hanging="360"/>
      </w:pPr>
      <w:rPr>
        <w:rFonts w:ascii="Wingdings" w:hAnsi="Wingdings" w:hint="default"/>
      </w:rPr>
    </w:lvl>
    <w:lvl w:ilvl="2" w:tplc="C568A23A" w:tentative="1">
      <w:start w:val="1"/>
      <w:numFmt w:val="bullet"/>
      <w:lvlText w:val=""/>
      <w:lvlJc w:val="left"/>
      <w:pPr>
        <w:tabs>
          <w:tab w:val="num" w:pos="2160"/>
        </w:tabs>
        <w:ind w:left="2160" w:hanging="360"/>
      </w:pPr>
      <w:rPr>
        <w:rFonts w:ascii="Wingdings" w:hAnsi="Wingdings" w:hint="default"/>
      </w:rPr>
    </w:lvl>
    <w:lvl w:ilvl="3" w:tplc="00D07498" w:tentative="1">
      <w:start w:val="1"/>
      <w:numFmt w:val="bullet"/>
      <w:lvlText w:val=""/>
      <w:lvlJc w:val="left"/>
      <w:pPr>
        <w:tabs>
          <w:tab w:val="num" w:pos="2880"/>
        </w:tabs>
        <w:ind w:left="2880" w:hanging="360"/>
      </w:pPr>
      <w:rPr>
        <w:rFonts w:ascii="Wingdings" w:hAnsi="Wingdings" w:hint="default"/>
      </w:rPr>
    </w:lvl>
    <w:lvl w:ilvl="4" w:tplc="62D86C1C" w:tentative="1">
      <w:start w:val="1"/>
      <w:numFmt w:val="bullet"/>
      <w:lvlText w:val=""/>
      <w:lvlJc w:val="left"/>
      <w:pPr>
        <w:tabs>
          <w:tab w:val="num" w:pos="3600"/>
        </w:tabs>
        <w:ind w:left="3600" w:hanging="360"/>
      </w:pPr>
      <w:rPr>
        <w:rFonts w:ascii="Wingdings" w:hAnsi="Wingdings" w:hint="default"/>
      </w:rPr>
    </w:lvl>
    <w:lvl w:ilvl="5" w:tplc="DCCE5B28" w:tentative="1">
      <w:start w:val="1"/>
      <w:numFmt w:val="bullet"/>
      <w:lvlText w:val=""/>
      <w:lvlJc w:val="left"/>
      <w:pPr>
        <w:tabs>
          <w:tab w:val="num" w:pos="4320"/>
        </w:tabs>
        <w:ind w:left="4320" w:hanging="360"/>
      </w:pPr>
      <w:rPr>
        <w:rFonts w:ascii="Wingdings" w:hAnsi="Wingdings" w:hint="default"/>
      </w:rPr>
    </w:lvl>
    <w:lvl w:ilvl="6" w:tplc="62CA7E74" w:tentative="1">
      <w:start w:val="1"/>
      <w:numFmt w:val="bullet"/>
      <w:lvlText w:val=""/>
      <w:lvlJc w:val="left"/>
      <w:pPr>
        <w:tabs>
          <w:tab w:val="num" w:pos="5040"/>
        </w:tabs>
        <w:ind w:left="5040" w:hanging="360"/>
      </w:pPr>
      <w:rPr>
        <w:rFonts w:ascii="Wingdings" w:hAnsi="Wingdings" w:hint="default"/>
      </w:rPr>
    </w:lvl>
    <w:lvl w:ilvl="7" w:tplc="9668A9E0" w:tentative="1">
      <w:start w:val="1"/>
      <w:numFmt w:val="bullet"/>
      <w:lvlText w:val=""/>
      <w:lvlJc w:val="left"/>
      <w:pPr>
        <w:tabs>
          <w:tab w:val="num" w:pos="5760"/>
        </w:tabs>
        <w:ind w:left="5760" w:hanging="360"/>
      </w:pPr>
      <w:rPr>
        <w:rFonts w:ascii="Wingdings" w:hAnsi="Wingdings" w:hint="default"/>
      </w:rPr>
    </w:lvl>
    <w:lvl w:ilvl="8" w:tplc="67C8EE1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161AC1"/>
    <w:multiLevelType w:val="hybridMultilevel"/>
    <w:tmpl w:val="2A80F40C"/>
    <w:lvl w:ilvl="0" w:tplc="2062C542">
      <w:start w:val="1"/>
      <w:numFmt w:val="bullet"/>
      <w:lvlText w:val=""/>
      <w:lvlJc w:val="left"/>
      <w:pPr>
        <w:tabs>
          <w:tab w:val="num" w:pos="720"/>
        </w:tabs>
        <w:ind w:left="720" w:hanging="360"/>
      </w:pPr>
      <w:rPr>
        <w:rFonts w:ascii="Wingdings" w:hAnsi="Wingdings" w:hint="default"/>
      </w:rPr>
    </w:lvl>
    <w:lvl w:ilvl="1" w:tplc="2B98AF7C" w:tentative="1">
      <w:start w:val="1"/>
      <w:numFmt w:val="bullet"/>
      <w:lvlText w:val=""/>
      <w:lvlJc w:val="left"/>
      <w:pPr>
        <w:tabs>
          <w:tab w:val="num" w:pos="1440"/>
        </w:tabs>
        <w:ind w:left="1440" w:hanging="360"/>
      </w:pPr>
      <w:rPr>
        <w:rFonts w:ascii="Wingdings" w:hAnsi="Wingdings" w:hint="default"/>
      </w:rPr>
    </w:lvl>
    <w:lvl w:ilvl="2" w:tplc="DF5089D6" w:tentative="1">
      <w:start w:val="1"/>
      <w:numFmt w:val="bullet"/>
      <w:lvlText w:val=""/>
      <w:lvlJc w:val="left"/>
      <w:pPr>
        <w:tabs>
          <w:tab w:val="num" w:pos="2160"/>
        </w:tabs>
        <w:ind w:left="2160" w:hanging="360"/>
      </w:pPr>
      <w:rPr>
        <w:rFonts w:ascii="Wingdings" w:hAnsi="Wingdings" w:hint="default"/>
      </w:rPr>
    </w:lvl>
    <w:lvl w:ilvl="3" w:tplc="4476E202" w:tentative="1">
      <w:start w:val="1"/>
      <w:numFmt w:val="bullet"/>
      <w:lvlText w:val=""/>
      <w:lvlJc w:val="left"/>
      <w:pPr>
        <w:tabs>
          <w:tab w:val="num" w:pos="2880"/>
        </w:tabs>
        <w:ind w:left="2880" w:hanging="360"/>
      </w:pPr>
      <w:rPr>
        <w:rFonts w:ascii="Wingdings" w:hAnsi="Wingdings" w:hint="default"/>
      </w:rPr>
    </w:lvl>
    <w:lvl w:ilvl="4" w:tplc="F1E8F9F8" w:tentative="1">
      <w:start w:val="1"/>
      <w:numFmt w:val="bullet"/>
      <w:lvlText w:val=""/>
      <w:lvlJc w:val="left"/>
      <w:pPr>
        <w:tabs>
          <w:tab w:val="num" w:pos="3600"/>
        </w:tabs>
        <w:ind w:left="3600" w:hanging="360"/>
      </w:pPr>
      <w:rPr>
        <w:rFonts w:ascii="Wingdings" w:hAnsi="Wingdings" w:hint="default"/>
      </w:rPr>
    </w:lvl>
    <w:lvl w:ilvl="5" w:tplc="30FA733C" w:tentative="1">
      <w:start w:val="1"/>
      <w:numFmt w:val="bullet"/>
      <w:lvlText w:val=""/>
      <w:lvlJc w:val="left"/>
      <w:pPr>
        <w:tabs>
          <w:tab w:val="num" w:pos="4320"/>
        </w:tabs>
        <w:ind w:left="4320" w:hanging="360"/>
      </w:pPr>
      <w:rPr>
        <w:rFonts w:ascii="Wingdings" w:hAnsi="Wingdings" w:hint="default"/>
      </w:rPr>
    </w:lvl>
    <w:lvl w:ilvl="6" w:tplc="422045B4" w:tentative="1">
      <w:start w:val="1"/>
      <w:numFmt w:val="bullet"/>
      <w:lvlText w:val=""/>
      <w:lvlJc w:val="left"/>
      <w:pPr>
        <w:tabs>
          <w:tab w:val="num" w:pos="5040"/>
        </w:tabs>
        <w:ind w:left="5040" w:hanging="360"/>
      </w:pPr>
      <w:rPr>
        <w:rFonts w:ascii="Wingdings" w:hAnsi="Wingdings" w:hint="default"/>
      </w:rPr>
    </w:lvl>
    <w:lvl w:ilvl="7" w:tplc="610C86DE" w:tentative="1">
      <w:start w:val="1"/>
      <w:numFmt w:val="bullet"/>
      <w:lvlText w:val=""/>
      <w:lvlJc w:val="left"/>
      <w:pPr>
        <w:tabs>
          <w:tab w:val="num" w:pos="5760"/>
        </w:tabs>
        <w:ind w:left="5760" w:hanging="360"/>
      </w:pPr>
      <w:rPr>
        <w:rFonts w:ascii="Wingdings" w:hAnsi="Wingdings" w:hint="default"/>
      </w:rPr>
    </w:lvl>
    <w:lvl w:ilvl="8" w:tplc="6E7CF69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406F13"/>
    <w:multiLevelType w:val="hybridMultilevel"/>
    <w:tmpl w:val="4AE24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B45DF"/>
    <w:multiLevelType w:val="hybridMultilevel"/>
    <w:tmpl w:val="8384EA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2D7F6E"/>
    <w:multiLevelType w:val="hybridMultilevel"/>
    <w:tmpl w:val="CB5E6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E67FF1"/>
    <w:multiLevelType w:val="hybridMultilevel"/>
    <w:tmpl w:val="38A231C8"/>
    <w:lvl w:ilvl="0" w:tplc="157A3336">
      <w:start w:val="1"/>
      <w:numFmt w:val="bullet"/>
      <w:lvlText w:val=""/>
      <w:lvlJc w:val="left"/>
      <w:pPr>
        <w:tabs>
          <w:tab w:val="num" w:pos="720"/>
        </w:tabs>
        <w:ind w:left="720" w:hanging="360"/>
      </w:pPr>
      <w:rPr>
        <w:rFonts w:ascii="Wingdings" w:hAnsi="Wingdings" w:hint="default"/>
      </w:rPr>
    </w:lvl>
    <w:lvl w:ilvl="1" w:tplc="ECF638AC" w:tentative="1">
      <w:start w:val="1"/>
      <w:numFmt w:val="bullet"/>
      <w:lvlText w:val=""/>
      <w:lvlJc w:val="left"/>
      <w:pPr>
        <w:tabs>
          <w:tab w:val="num" w:pos="1440"/>
        </w:tabs>
        <w:ind w:left="1440" w:hanging="360"/>
      </w:pPr>
      <w:rPr>
        <w:rFonts w:ascii="Wingdings" w:hAnsi="Wingdings" w:hint="default"/>
      </w:rPr>
    </w:lvl>
    <w:lvl w:ilvl="2" w:tplc="700851FE" w:tentative="1">
      <w:start w:val="1"/>
      <w:numFmt w:val="bullet"/>
      <w:lvlText w:val=""/>
      <w:lvlJc w:val="left"/>
      <w:pPr>
        <w:tabs>
          <w:tab w:val="num" w:pos="2160"/>
        </w:tabs>
        <w:ind w:left="2160" w:hanging="360"/>
      </w:pPr>
      <w:rPr>
        <w:rFonts w:ascii="Wingdings" w:hAnsi="Wingdings" w:hint="default"/>
      </w:rPr>
    </w:lvl>
    <w:lvl w:ilvl="3" w:tplc="D2C6A86E" w:tentative="1">
      <w:start w:val="1"/>
      <w:numFmt w:val="bullet"/>
      <w:lvlText w:val=""/>
      <w:lvlJc w:val="left"/>
      <w:pPr>
        <w:tabs>
          <w:tab w:val="num" w:pos="2880"/>
        </w:tabs>
        <w:ind w:left="2880" w:hanging="360"/>
      </w:pPr>
      <w:rPr>
        <w:rFonts w:ascii="Wingdings" w:hAnsi="Wingdings" w:hint="default"/>
      </w:rPr>
    </w:lvl>
    <w:lvl w:ilvl="4" w:tplc="1CF89E90" w:tentative="1">
      <w:start w:val="1"/>
      <w:numFmt w:val="bullet"/>
      <w:lvlText w:val=""/>
      <w:lvlJc w:val="left"/>
      <w:pPr>
        <w:tabs>
          <w:tab w:val="num" w:pos="3600"/>
        </w:tabs>
        <w:ind w:left="3600" w:hanging="360"/>
      </w:pPr>
      <w:rPr>
        <w:rFonts w:ascii="Wingdings" w:hAnsi="Wingdings" w:hint="default"/>
      </w:rPr>
    </w:lvl>
    <w:lvl w:ilvl="5" w:tplc="84B8E552" w:tentative="1">
      <w:start w:val="1"/>
      <w:numFmt w:val="bullet"/>
      <w:lvlText w:val=""/>
      <w:lvlJc w:val="left"/>
      <w:pPr>
        <w:tabs>
          <w:tab w:val="num" w:pos="4320"/>
        </w:tabs>
        <w:ind w:left="4320" w:hanging="360"/>
      </w:pPr>
      <w:rPr>
        <w:rFonts w:ascii="Wingdings" w:hAnsi="Wingdings" w:hint="default"/>
      </w:rPr>
    </w:lvl>
    <w:lvl w:ilvl="6" w:tplc="0FF23280" w:tentative="1">
      <w:start w:val="1"/>
      <w:numFmt w:val="bullet"/>
      <w:lvlText w:val=""/>
      <w:lvlJc w:val="left"/>
      <w:pPr>
        <w:tabs>
          <w:tab w:val="num" w:pos="5040"/>
        </w:tabs>
        <w:ind w:left="5040" w:hanging="360"/>
      </w:pPr>
      <w:rPr>
        <w:rFonts w:ascii="Wingdings" w:hAnsi="Wingdings" w:hint="default"/>
      </w:rPr>
    </w:lvl>
    <w:lvl w:ilvl="7" w:tplc="AA9A5746" w:tentative="1">
      <w:start w:val="1"/>
      <w:numFmt w:val="bullet"/>
      <w:lvlText w:val=""/>
      <w:lvlJc w:val="left"/>
      <w:pPr>
        <w:tabs>
          <w:tab w:val="num" w:pos="5760"/>
        </w:tabs>
        <w:ind w:left="5760" w:hanging="360"/>
      </w:pPr>
      <w:rPr>
        <w:rFonts w:ascii="Wingdings" w:hAnsi="Wingdings" w:hint="default"/>
      </w:rPr>
    </w:lvl>
    <w:lvl w:ilvl="8" w:tplc="7AE639A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8404AB"/>
    <w:multiLevelType w:val="hybridMultilevel"/>
    <w:tmpl w:val="9C9EF4FA"/>
    <w:lvl w:ilvl="0" w:tplc="D122BA10">
      <w:start w:val="1"/>
      <w:numFmt w:val="bullet"/>
      <w:lvlText w:val="•"/>
      <w:lvlJc w:val="left"/>
      <w:pPr>
        <w:tabs>
          <w:tab w:val="num" w:pos="720"/>
        </w:tabs>
        <w:ind w:left="720" w:hanging="360"/>
      </w:pPr>
      <w:rPr>
        <w:rFonts w:ascii="Arial" w:hAnsi="Arial" w:hint="default"/>
      </w:rPr>
    </w:lvl>
    <w:lvl w:ilvl="1" w:tplc="9D985C46" w:tentative="1">
      <w:start w:val="1"/>
      <w:numFmt w:val="bullet"/>
      <w:lvlText w:val="•"/>
      <w:lvlJc w:val="left"/>
      <w:pPr>
        <w:tabs>
          <w:tab w:val="num" w:pos="1440"/>
        </w:tabs>
        <w:ind w:left="1440" w:hanging="360"/>
      </w:pPr>
      <w:rPr>
        <w:rFonts w:ascii="Arial" w:hAnsi="Arial" w:hint="default"/>
      </w:rPr>
    </w:lvl>
    <w:lvl w:ilvl="2" w:tplc="5552C0F6" w:tentative="1">
      <w:start w:val="1"/>
      <w:numFmt w:val="bullet"/>
      <w:lvlText w:val="•"/>
      <w:lvlJc w:val="left"/>
      <w:pPr>
        <w:tabs>
          <w:tab w:val="num" w:pos="2160"/>
        </w:tabs>
        <w:ind w:left="2160" w:hanging="360"/>
      </w:pPr>
      <w:rPr>
        <w:rFonts w:ascii="Arial" w:hAnsi="Arial" w:hint="default"/>
      </w:rPr>
    </w:lvl>
    <w:lvl w:ilvl="3" w:tplc="14986E12" w:tentative="1">
      <w:start w:val="1"/>
      <w:numFmt w:val="bullet"/>
      <w:lvlText w:val="•"/>
      <w:lvlJc w:val="left"/>
      <w:pPr>
        <w:tabs>
          <w:tab w:val="num" w:pos="2880"/>
        </w:tabs>
        <w:ind w:left="2880" w:hanging="360"/>
      </w:pPr>
      <w:rPr>
        <w:rFonts w:ascii="Arial" w:hAnsi="Arial" w:hint="default"/>
      </w:rPr>
    </w:lvl>
    <w:lvl w:ilvl="4" w:tplc="44FE2546" w:tentative="1">
      <w:start w:val="1"/>
      <w:numFmt w:val="bullet"/>
      <w:lvlText w:val="•"/>
      <w:lvlJc w:val="left"/>
      <w:pPr>
        <w:tabs>
          <w:tab w:val="num" w:pos="3600"/>
        </w:tabs>
        <w:ind w:left="3600" w:hanging="360"/>
      </w:pPr>
      <w:rPr>
        <w:rFonts w:ascii="Arial" w:hAnsi="Arial" w:hint="default"/>
      </w:rPr>
    </w:lvl>
    <w:lvl w:ilvl="5" w:tplc="5EB024B2" w:tentative="1">
      <w:start w:val="1"/>
      <w:numFmt w:val="bullet"/>
      <w:lvlText w:val="•"/>
      <w:lvlJc w:val="left"/>
      <w:pPr>
        <w:tabs>
          <w:tab w:val="num" w:pos="4320"/>
        </w:tabs>
        <w:ind w:left="4320" w:hanging="360"/>
      </w:pPr>
      <w:rPr>
        <w:rFonts w:ascii="Arial" w:hAnsi="Arial" w:hint="default"/>
      </w:rPr>
    </w:lvl>
    <w:lvl w:ilvl="6" w:tplc="493018B0" w:tentative="1">
      <w:start w:val="1"/>
      <w:numFmt w:val="bullet"/>
      <w:lvlText w:val="•"/>
      <w:lvlJc w:val="left"/>
      <w:pPr>
        <w:tabs>
          <w:tab w:val="num" w:pos="5040"/>
        </w:tabs>
        <w:ind w:left="5040" w:hanging="360"/>
      </w:pPr>
      <w:rPr>
        <w:rFonts w:ascii="Arial" w:hAnsi="Arial" w:hint="default"/>
      </w:rPr>
    </w:lvl>
    <w:lvl w:ilvl="7" w:tplc="60C4A2B8" w:tentative="1">
      <w:start w:val="1"/>
      <w:numFmt w:val="bullet"/>
      <w:lvlText w:val="•"/>
      <w:lvlJc w:val="left"/>
      <w:pPr>
        <w:tabs>
          <w:tab w:val="num" w:pos="5760"/>
        </w:tabs>
        <w:ind w:left="5760" w:hanging="360"/>
      </w:pPr>
      <w:rPr>
        <w:rFonts w:ascii="Arial" w:hAnsi="Arial" w:hint="default"/>
      </w:rPr>
    </w:lvl>
    <w:lvl w:ilvl="8" w:tplc="F012855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7D02D4F"/>
    <w:multiLevelType w:val="hybridMultilevel"/>
    <w:tmpl w:val="E17CD890"/>
    <w:lvl w:ilvl="0" w:tplc="0B2AB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E4962"/>
    <w:multiLevelType w:val="multilevel"/>
    <w:tmpl w:val="063EED4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4F108B"/>
    <w:multiLevelType w:val="hybridMultilevel"/>
    <w:tmpl w:val="A50650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4F2061"/>
    <w:multiLevelType w:val="hybridMultilevel"/>
    <w:tmpl w:val="FD322F68"/>
    <w:lvl w:ilvl="0" w:tplc="13BC980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6" w15:restartNumberingAfterBreak="0">
    <w:nsid w:val="5DFB34C2"/>
    <w:multiLevelType w:val="hybridMultilevel"/>
    <w:tmpl w:val="6CF45E96"/>
    <w:lvl w:ilvl="0" w:tplc="527E0EE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E2DE3"/>
    <w:multiLevelType w:val="multilevel"/>
    <w:tmpl w:val="57DC1702"/>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8" w15:restartNumberingAfterBreak="0">
    <w:nsid w:val="632C5F87"/>
    <w:multiLevelType w:val="multilevel"/>
    <w:tmpl w:val="B0F0607C"/>
    <w:lvl w:ilvl="0">
      <w:start w:val="1"/>
      <w:numFmt w:val="decimal"/>
      <w:lvlText w:val="%1."/>
      <w:lvlJc w:val="left"/>
      <w:pPr>
        <w:ind w:left="1080" w:hanging="360"/>
      </w:pPr>
      <w:rPr>
        <w:rFonts w:eastAsiaTheme="majorEastAsia" w:hint="default"/>
        <w:b/>
        <w:sz w:val="28"/>
        <w:szCs w:val="28"/>
      </w:rPr>
    </w:lvl>
    <w:lvl w:ilvl="1">
      <w:start w:val="2"/>
      <w:numFmt w:val="decimal"/>
      <w:isLgl/>
      <w:lvlText w:val="%1.%2."/>
      <w:lvlJc w:val="left"/>
      <w:pPr>
        <w:ind w:left="1260" w:hanging="540"/>
      </w:pPr>
      <w:rPr>
        <w:rFonts w:eastAsia="Times New Roman" w:hint="default"/>
        <w:b/>
      </w:rPr>
    </w:lvl>
    <w:lvl w:ilvl="2">
      <w:start w:val="2"/>
      <w:numFmt w:val="decimal"/>
      <w:isLgl/>
      <w:lvlText w:val="%1.%2.%3."/>
      <w:lvlJc w:val="left"/>
      <w:pPr>
        <w:ind w:left="1440" w:hanging="720"/>
      </w:pPr>
      <w:rPr>
        <w:rFonts w:eastAsia="Times New Roman" w:hint="default"/>
        <w:b/>
      </w:rPr>
    </w:lvl>
    <w:lvl w:ilvl="3">
      <w:start w:val="1"/>
      <w:numFmt w:val="decimal"/>
      <w:isLgl/>
      <w:lvlText w:val="%1.%2.%3.%4."/>
      <w:lvlJc w:val="left"/>
      <w:pPr>
        <w:ind w:left="1440" w:hanging="720"/>
      </w:pPr>
      <w:rPr>
        <w:rFonts w:eastAsia="Times New Roman" w:hint="default"/>
        <w:b/>
      </w:rPr>
    </w:lvl>
    <w:lvl w:ilvl="4">
      <w:start w:val="1"/>
      <w:numFmt w:val="decimal"/>
      <w:isLgl/>
      <w:lvlText w:val="%1.%2.%3.%4.%5."/>
      <w:lvlJc w:val="left"/>
      <w:pPr>
        <w:ind w:left="1800" w:hanging="1080"/>
      </w:pPr>
      <w:rPr>
        <w:rFonts w:eastAsia="Times New Roman" w:hint="default"/>
        <w:b/>
      </w:rPr>
    </w:lvl>
    <w:lvl w:ilvl="5">
      <w:start w:val="1"/>
      <w:numFmt w:val="decimal"/>
      <w:isLgl/>
      <w:lvlText w:val="%1.%2.%3.%4.%5.%6."/>
      <w:lvlJc w:val="left"/>
      <w:pPr>
        <w:ind w:left="1800" w:hanging="1080"/>
      </w:pPr>
      <w:rPr>
        <w:rFonts w:eastAsia="Times New Roman" w:hint="default"/>
        <w:b/>
      </w:rPr>
    </w:lvl>
    <w:lvl w:ilvl="6">
      <w:start w:val="1"/>
      <w:numFmt w:val="decimal"/>
      <w:isLgl/>
      <w:lvlText w:val="%1.%2.%3.%4.%5.%6.%7."/>
      <w:lvlJc w:val="left"/>
      <w:pPr>
        <w:ind w:left="2160" w:hanging="1440"/>
      </w:pPr>
      <w:rPr>
        <w:rFonts w:eastAsia="Times New Roman" w:hint="default"/>
        <w:b/>
      </w:rPr>
    </w:lvl>
    <w:lvl w:ilvl="7">
      <w:start w:val="1"/>
      <w:numFmt w:val="decimal"/>
      <w:isLgl/>
      <w:lvlText w:val="%1.%2.%3.%4.%5.%6.%7.%8."/>
      <w:lvlJc w:val="left"/>
      <w:pPr>
        <w:ind w:left="2160" w:hanging="1440"/>
      </w:pPr>
      <w:rPr>
        <w:rFonts w:eastAsia="Times New Roman" w:hint="default"/>
        <w:b/>
      </w:rPr>
    </w:lvl>
    <w:lvl w:ilvl="8">
      <w:start w:val="1"/>
      <w:numFmt w:val="decimal"/>
      <w:isLgl/>
      <w:lvlText w:val="%1.%2.%3.%4.%5.%6.%7.%8.%9."/>
      <w:lvlJc w:val="left"/>
      <w:pPr>
        <w:ind w:left="2520" w:hanging="1800"/>
      </w:pPr>
      <w:rPr>
        <w:rFonts w:eastAsia="Times New Roman" w:hint="default"/>
        <w:b/>
      </w:rPr>
    </w:lvl>
  </w:abstractNum>
  <w:abstractNum w:abstractNumId="29" w15:restartNumberingAfterBreak="0">
    <w:nsid w:val="64263F50"/>
    <w:multiLevelType w:val="hybridMultilevel"/>
    <w:tmpl w:val="863073C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671C6244"/>
    <w:multiLevelType w:val="hybridMultilevel"/>
    <w:tmpl w:val="D788238C"/>
    <w:lvl w:ilvl="0" w:tplc="7A7C430E">
      <w:start w:val="5"/>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1" w15:restartNumberingAfterBreak="0">
    <w:nsid w:val="6B4805C2"/>
    <w:multiLevelType w:val="hybridMultilevel"/>
    <w:tmpl w:val="523A0B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EB66F1"/>
    <w:multiLevelType w:val="hybridMultilevel"/>
    <w:tmpl w:val="D1540086"/>
    <w:lvl w:ilvl="0" w:tplc="7414A796">
      <w:start w:val="4"/>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3" w15:restartNumberingAfterBreak="0">
    <w:nsid w:val="75A931E0"/>
    <w:multiLevelType w:val="multilevel"/>
    <w:tmpl w:val="798666B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25"/>
  </w:num>
  <w:num w:numId="4">
    <w:abstractNumId w:val="14"/>
  </w:num>
  <w:num w:numId="5">
    <w:abstractNumId w:val="15"/>
  </w:num>
  <w:num w:numId="6">
    <w:abstractNumId w:val="9"/>
  </w:num>
  <w:num w:numId="7">
    <w:abstractNumId w:val="30"/>
  </w:num>
  <w:num w:numId="8">
    <w:abstractNumId w:val="32"/>
  </w:num>
  <w:num w:numId="9">
    <w:abstractNumId w:val="5"/>
  </w:num>
  <w:num w:numId="10">
    <w:abstractNumId w:val="31"/>
  </w:num>
  <w:num w:numId="11">
    <w:abstractNumId w:val="8"/>
  </w:num>
  <w:num w:numId="12">
    <w:abstractNumId w:val="13"/>
  </w:num>
  <w:num w:numId="13">
    <w:abstractNumId w:val="4"/>
  </w:num>
  <w:num w:numId="14">
    <w:abstractNumId w:val="27"/>
  </w:num>
  <w:num w:numId="15">
    <w:abstractNumId w:val="17"/>
  </w:num>
  <w:num w:numId="16">
    <w:abstractNumId w:val="19"/>
  </w:num>
  <w:num w:numId="17">
    <w:abstractNumId w:val="24"/>
  </w:num>
  <w:num w:numId="18">
    <w:abstractNumId w:val="3"/>
  </w:num>
  <w:num w:numId="19">
    <w:abstractNumId w:val="0"/>
  </w:num>
  <w:num w:numId="20">
    <w:abstractNumId w:val="2"/>
  </w:num>
  <w:num w:numId="21">
    <w:abstractNumId w:val="26"/>
  </w:num>
  <w:num w:numId="22">
    <w:abstractNumId w:val="22"/>
  </w:num>
  <w:num w:numId="23">
    <w:abstractNumId w:val="1"/>
  </w:num>
  <w:num w:numId="24">
    <w:abstractNumId w:val="11"/>
  </w:num>
  <w:num w:numId="25">
    <w:abstractNumId w:val="29"/>
  </w:num>
  <w:num w:numId="26">
    <w:abstractNumId w:val="33"/>
  </w:num>
  <w:num w:numId="27">
    <w:abstractNumId w:val="23"/>
  </w:num>
  <w:num w:numId="28">
    <w:abstractNumId w:val="18"/>
  </w:num>
  <w:num w:numId="29">
    <w:abstractNumId w:val="28"/>
  </w:num>
  <w:num w:numId="30">
    <w:abstractNumId w:val="7"/>
  </w:num>
  <w:num w:numId="31">
    <w:abstractNumId w:val="20"/>
  </w:num>
  <w:num w:numId="32">
    <w:abstractNumId w:val="6"/>
  </w:num>
  <w:num w:numId="33">
    <w:abstractNumId w:val="16"/>
  </w:num>
  <w:num w:numId="34">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C02">
    <w15:presenceInfo w15:providerId="AD" w15:userId="S-1-5-21-3766046443-1740166559-392173996-46249"/>
  </w15:person>
  <w15:person w15:author="HP">
    <w15:presenceInfo w15:providerId="None" w15:userId="HP"/>
  </w15:person>
  <w15:person w15:author="Sri Shanmukha Naraharisetti">
    <w15:presenceInfo w15:providerId="AD" w15:userId="S-1-5-21-3766046443-1740166559-392173996-75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comments="0" w:insDel="0" w:formatting="0" w:inkAnnotations="0"/>
  <w:trackRevision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181"/>
    <w:rsid w:val="00000586"/>
    <w:rsid w:val="00001C54"/>
    <w:rsid w:val="00002412"/>
    <w:rsid w:val="00003545"/>
    <w:rsid w:val="000044BF"/>
    <w:rsid w:val="00005D56"/>
    <w:rsid w:val="00006DF6"/>
    <w:rsid w:val="000074DC"/>
    <w:rsid w:val="00007B86"/>
    <w:rsid w:val="00010135"/>
    <w:rsid w:val="000114CD"/>
    <w:rsid w:val="0001199C"/>
    <w:rsid w:val="00012428"/>
    <w:rsid w:val="0001298D"/>
    <w:rsid w:val="00012A06"/>
    <w:rsid w:val="00012E06"/>
    <w:rsid w:val="0001331A"/>
    <w:rsid w:val="000135EB"/>
    <w:rsid w:val="00013DF7"/>
    <w:rsid w:val="0001479C"/>
    <w:rsid w:val="00014A81"/>
    <w:rsid w:val="00015BCF"/>
    <w:rsid w:val="000160FE"/>
    <w:rsid w:val="00016409"/>
    <w:rsid w:val="0001640B"/>
    <w:rsid w:val="000166D3"/>
    <w:rsid w:val="000167E4"/>
    <w:rsid w:val="000169A0"/>
    <w:rsid w:val="00016F5D"/>
    <w:rsid w:val="00017717"/>
    <w:rsid w:val="000178C1"/>
    <w:rsid w:val="000202FF"/>
    <w:rsid w:val="000204FA"/>
    <w:rsid w:val="000206CF"/>
    <w:rsid w:val="000226EE"/>
    <w:rsid w:val="00022703"/>
    <w:rsid w:val="00022A02"/>
    <w:rsid w:val="000247BE"/>
    <w:rsid w:val="00025190"/>
    <w:rsid w:val="000251B3"/>
    <w:rsid w:val="00025CAD"/>
    <w:rsid w:val="0002635D"/>
    <w:rsid w:val="00026367"/>
    <w:rsid w:val="00026B8D"/>
    <w:rsid w:val="00026BBD"/>
    <w:rsid w:val="0002707A"/>
    <w:rsid w:val="0002726C"/>
    <w:rsid w:val="00030AA1"/>
    <w:rsid w:val="0003101B"/>
    <w:rsid w:val="000314EC"/>
    <w:rsid w:val="000328D8"/>
    <w:rsid w:val="00034103"/>
    <w:rsid w:val="000341E4"/>
    <w:rsid w:val="000343D8"/>
    <w:rsid w:val="000351B8"/>
    <w:rsid w:val="0003524D"/>
    <w:rsid w:val="00035897"/>
    <w:rsid w:val="000360C2"/>
    <w:rsid w:val="0003685C"/>
    <w:rsid w:val="000400C2"/>
    <w:rsid w:val="00041234"/>
    <w:rsid w:val="00041A27"/>
    <w:rsid w:val="00042DE8"/>
    <w:rsid w:val="0004359D"/>
    <w:rsid w:val="00044542"/>
    <w:rsid w:val="000447D3"/>
    <w:rsid w:val="00044810"/>
    <w:rsid w:val="00045413"/>
    <w:rsid w:val="00045685"/>
    <w:rsid w:val="00047BED"/>
    <w:rsid w:val="00047E00"/>
    <w:rsid w:val="00047E08"/>
    <w:rsid w:val="000505DE"/>
    <w:rsid w:val="0005090B"/>
    <w:rsid w:val="00050BA7"/>
    <w:rsid w:val="00051932"/>
    <w:rsid w:val="00051B73"/>
    <w:rsid w:val="000528F0"/>
    <w:rsid w:val="00053525"/>
    <w:rsid w:val="00053753"/>
    <w:rsid w:val="00053C41"/>
    <w:rsid w:val="00054560"/>
    <w:rsid w:val="00054ABE"/>
    <w:rsid w:val="00054ECC"/>
    <w:rsid w:val="0005690D"/>
    <w:rsid w:val="000569DE"/>
    <w:rsid w:val="0005772B"/>
    <w:rsid w:val="00061B0A"/>
    <w:rsid w:val="00063438"/>
    <w:rsid w:val="00064B75"/>
    <w:rsid w:val="00065A61"/>
    <w:rsid w:val="00066B4A"/>
    <w:rsid w:val="00067DA8"/>
    <w:rsid w:val="00070B7E"/>
    <w:rsid w:val="00070D68"/>
    <w:rsid w:val="00070D75"/>
    <w:rsid w:val="00070FB0"/>
    <w:rsid w:val="000717CD"/>
    <w:rsid w:val="00071D41"/>
    <w:rsid w:val="000729C8"/>
    <w:rsid w:val="0007342C"/>
    <w:rsid w:val="00073CFF"/>
    <w:rsid w:val="000741E4"/>
    <w:rsid w:val="00074335"/>
    <w:rsid w:val="000759DF"/>
    <w:rsid w:val="00075BEC"/>
    <w:rsid w:val="00076029"/>
    <w:rsid w:val="00076428"/>
    <w:rsid w:val="00077821"/>
    <w:rsid w:val="0008040B"/>
    <w:rsid w:val="00080F55"/>
    <w:rsid w:val="000815DF"/>
    <w:rsid w:val="00082617"/>
    <w:rsid w:val="00082A83"/>
    <w:rsid w:val="0008394A"/>
    <w:rsid w:val="00084F1D"/>
    <w:rsid w:val="00085A4F"/>
    <w:rsid w:val="00085B50"/>
    <w:rsid w:val="00086283"/>
    <w:rsid w:val="00086367"/>
    <w:rsid w:val="00087239"/>
    <w:rsid w:val="00087572"/>
    <w:rsid w:val="000876DE"/>
    <w:rsid w:val="00090BED"/>
    <w:rsid w:val="00090D4A"/>
    <w:rsid w:val="00091811"/>
    <w:rsid w:val="0009379B"/>
    <w:rsid w:val="00093E4B"/>
    <w:rsid w:val="0009471E"/>
    <w:rsid w:val="00094A4B"/>
    <w:rsid w:val="00094E7D"/>
    <w:rsid w:val="000954A4"/>
    <w:rsid w:val="0009595C"/>
    <w:rsid w:val="00096B77"/>
    <w:rsid w:val="00096BCC"/>
    <w:rsid w:val="00096DC8"/>
    <w:rsid w:val="0009728D"/>
    <w:rsid w:val="00097F62"/>
    <w:rsid w:val="000A0433"/>
    <w:rsid w:val="000A0B83"/>
    <w:rsid w:val="000A1001"/>
    <w:rsid w:val="000A16C9"/>
    <w:rsid w:val="000A3043"/>
    <w:rsid w:val="000A4C13"/>
    <w:rsid w:val="000A541E"/>
    <w:rsid w:val="000A59B3"/>
    <w:rsid w:val="000A6E09"/>
    <w:rsid w:val="000B01D9"/>
    <w:rsid w:val="000B0D50"/>
    <w:rsid w:val="000B1036"/>
    <w:rsid w:val="000B19C5"/>
    <w:rsid w:val="000B2586"/>
    <w:rsid w:val="000B26B6"/>
    <w:rsid w:val="000B2B96"/>
    <w:rsid w:val="000B2F79"/>
    <w:rsid w:val="000B35F0"/>
    <w:rsid w:val="000B38E9"/>
    <w:rsid w:val="000B4DE2"/>
    <w:rsid w:val="000B6D23"/>
    <w:rsid w:val="000B7742"/>
    <w:rsid w:val="000C06B3"/>
    <w:rsid w:val="000C238C"/>
    <w:rsid w:val="000C24AE"/>
    <w:rsid w:val="000C28E2"/>
    <w:rsid w:val="000C2CE8"/>
    <w:rsid w:val="000C2E50"/>
    <w:rsid w:val="000C3FD3"/>
    <w:rsid w:val="000C4158"/>
    <w:rsid w:val="000C4353"/>
    <w:rsid w:val="000C553D"/>
    <w:rsid w:val="000C7CE0"/>
    <w:rsid w:val="000D025B"/>
    <w:rsid w:val="000D0940"/>
    <w:rsid w:val="000D0F8F"/>
    <w:rsid w:val="000D133C"/>
    <w:rsid w:val="000D26C9"/>
    <w:rsid w:val="000D31E2"/>
    <w:rsid w:val="000D371A"/>
    <w:rsid w:val="000D7537"/>
    <w:rsid w:val="000E0D41"/>
    <w:rsid w:val="000E1378"/>
    <w:rsid w:val="000E1955"/>
    <w:rsid w:val="000E2DD4"/>
    <w:rsid w:val="000E3FB5"/>
    <w:rsid w:val="000E5020"/>
    <w:rsid w:val="000E5418"/>
    <w:rsid w:val="000E548F"/>
    <w:rsid w:val="000E60A2"/>
    <w:rsid w:val="000E64F8"/>
    <w:rsid w:val="000E6D95"/>
    <w:rsid w:val="000E7C46"/>
    <w:rsid w:val="000F2E00"/>
    <w:rsid w:val="000F316C"/>
    <w:rsid w:val="000F322B"/>
    <w:rsid w:val="000F33AA"/>
    <w:rsid w:val="000F474A"/>
    <w:rsid w:val="000F5885"/>
    <w:rsid w:val="000F6B49"/>
    <w:rsid w:val="000F705D"/>
    <w:rsid w:val="000F78B9"/>
    <w:rsid w:val="001006D4"/>
    <w:rsid w:val="00100869"/>
    <w:rsid w:val="00100904"/>
    <w:rsid w:val="00101827"/>
    <w:rsid w:val="0010188B"/>
    <w:rsid w:val="00101CFB"/>
    <w:rsid w:val="0010276E"/>
    <w:rsid w:val="00102A32"/>
    <w:rsid w:val="001031D8"/>
    <w:rsid w:val="001033A5"/>
    <w:rsid w:val="001035ED"/>
    <w:rsid w:val="001050EB"/>
    <w:rsid w:val="00105FD0"/>
    <w:rsid w:val="0010655F"/>
    <w:rsid w:val="001071C6"/>
    <w:rsid w:val="00107B2F"/>
    <w:rsid w:val="00107CC8"/>
    <w:rsid w:val="00110470"/>
    <w:rsid w:val="001108FB"/>
    <w:rsid w:val="00110E86"/>
    <w:rsid w:val="00110F26"/>
    <w:rsid w:val="00111CDC"/>
    <w:rsid w:val="00111F0F"/>
    <w:rsid w:val="00112125"/>
    <w:rsid w:val="00112D6A"/>
    <w:rsid w:val="00112FA1"/>
    <w:rsid w:val="00113BC2"/>
    <w:rsid w:val="0011478A"/>
    <w:rsid w:val="00116318"/>
    <w:rsid w:val="0011649E"/>
    <w:rsid w:val="0011700B"/>
    <w:rsid w:val="00117FD1"/>
    <w:rsid w:val="0012000D"/>
    <w:rsid w:val="0012044B"/>
    <w:rsid w:val="00120573"/>
    <w:rsid w:val="00120AAF"/>
    <w:rsid w:val="00124D06"/>
    <w:rsid w:val="00125618"/>
    <w:rsid w:val="001256FC"/>
    <w:rsid w:val="00126049"/>
    <w:rsid w:val="001261F1"/>
    <w:rsid w:val="001266BD"/>
    <w:rsid w:val="00126D16"/>
    <w:rsid w:val="00126F4E"/>
    <w:rsid w:val="00127AAA"/>
    <w:rsid w:val="00127ABC"/>
    <w:rsid w:val="001304C2"/>
    <w:rsid w:val="00130D21"/>
    <w:rsid w:val="0013139A"/>
    <w:rsid w:val="00131D25"/>
    <w:rsid w:val="00131F24"/>
    <w:rsid w:val="001321E5"/>
    <w:rsid w:val="00132EE8"/>
    <w:rsid w:val="00132F3B"/>
    <w:rsid w:val="001330BC"/>
    <w:rsid w:val="001338C5"/>
    <w:rsid w:val="00133F67"/>
    <w:rsid w:val="00134169"/>
    <w:rsid w:val="00134C84"/>
    <w:rsid w:val="00135CEF"/>
    <w:rsid w:val="00135EE6"/>
    <w:rsid w:val="001365F2"/>
    <w:rsid w:val="00140DC5"/>
    <w:rsid w:val="001412EC"/>
    <w:rsid w:val="001418B9"/>
    <w:rsid w:val="00141958"/>
    <w:rsid w:val="00143498"/>
    <w:rsid w:val="00144B86"/>
    <w:rsid w:val="00146229"/>
    <w:rsid w:val="00146548"/>
    <w:rsid w:val="00147ADC"/>
    <w:rsid w:val="00150540"/>
    <w:rsid w:val="00153BB2"/>
    <w:rsid w:val="00153E9F"/>
    <w:rsid w:val="00154004"/>
    <w:rsid w:val="00155942"/>
    <w:rsid w:val="001567CC"/>
    <w:rsid w:val="00156CAA"/>
    <w:rsid w:val="001606A5"/>
    <w:rsid w:val="00161302"/>
    <w:rsid w:val="0016179E"/>
    <w:rsid w:val="00161881"/>
    <w:rsid w:val="00163DC6"/>
    <w:rsid w:val="00163ED0"/>
    <w:rsid w:val="00164B24"/>
    <w:rsid w:val="00164E60"/>
    <w:rsid w:val="00165198"/>
    <w:rsid w:val="00165224"/>
    <w:rsid w:val="00166524"/>
    <w:rsid w:val="00166EC0"/>
    <w:rsid w:val="00167E98"/>
    <w:rsid w:val="00170261"/>
    <w:rsid w:val="00171826"/>
    <w:rsid w:val="00171BB3"/>
    <w:rsid w:val="00171DF3"/>
    <w:rsid w:val="00173219"/>
    <w:rsid w:val="001737FC"/>
    <w:rsid w:val="00173DF7"/>
    <w:rsid w:val="00173F22"/>
    <w:rsid w:val="001748C3"/>
    <w:rsid w:val="00174C67"/>
    <w:rsid w:val="00175706"/>
    <w:rsid w:val="00175855"/>
    <w:rsid w:val="00177980"/>
    <w:rsid w:val="0018040A"/>
    <w:rsid w:val="001808D3"/>
    <w:rsid w:val="00181426"/>
    <w:rsid w:val="00182D15"/>
    <w:rsid w:val="00183B7B"/>
    <w:rsid w:val="00183CD2"/>
    <w:rsid w:val="00184F67"/>
    <w:rsid w:val="0018515B"/>
    <w:rsid w:val="00185C1F"/>
    <w:rsid w:val="00185C28"/>
    <w:rsid w:val="00185ECC"/>
    <w:rsid w:val="001863DA"/>
    <w:rsid w:val="001905B8"/>
    <w:rsid w:val="00190DCA"/>
    <w:rsid w:val="0019271D"/>
    <w:rsid w:val="001928D7"/>
    <w:rsid w:val="001929ED"/>
    <w:rsid w:val="00192A23"/>
    <w:rsid w:val="00192E3E"/>
    <w:rsid w:val="00192E4A"/>
    <w:rsid w:val="00192E9B"/>
    <w:rsid w:val="00192FD0"/>
    <w:rsid w:val="001941C2"/>
    <w:rsid w:val="00194695"/>
    <w:rsid w:val="001951DF"/>
    <w:rsid w:val="00195AB8"/>
    <w:rsid w:val="00196047"/>
    <w:rsid w:val="00196222"/>
    <w:rsid w:val="0019644E"/>
    <w:rsid w:val="00196BF9"/>
    <w:rsid w:val="001A26BA"/>
    <w:rsid w:val="001A38CB"/>
    <w:rsid w:val="001A38EC"/>
    <w:rsid w:val="001A47A4"/>
    <w:rsid w:val="001A4B56"/>
    <w:rsid w:val="001A4E28"/>
    <w:rsid w:val="001A5B35"/>
    <w:rsid w:val="001A62FD"/>
    <w:rsid w:val="001A6FA2"/>
    <w:rsid w:val="001A7C2C"/>
    <w:rsid w:val="001B03CF"/>
    <w:rsid w:val="001B0CD3"/>
    <w:rsid w:val="001B0E00"/>
    <w:rsid w:val="001B0F91"/>
    <w:rsid w:val="001B27AA"/>
    <w:rsid w:val="001B306D"/>
    <w:rsid w:val="001B420C"/>
    <w:rsid w:val="001B7622"/>
    <w:rsid w:val="001B7A99"/>
    <w:rsid w:val="001B7B30"/>
    <w:rsid w:val="001B7C33"/>
    <w:rsid w:val="001C11FC"/>
    <w:rsid w:val="001C1E53"/>
    <w:rsid w:val="001C2371"/>
    <w:rsid w:val="001C24FC"/>
    <w:rsid w:val="001C2958"/>
    <w:rsid w:val="001C2B40"/>
    <w:rsid w:val="001C3065"/>
    <w:rsid w:val="001C3618"/>
    <w:rsid w:val="001C39FE"/>
    <w:rsid w:val="001C5C48"/>
    <w:rsid w:val="001C5FD5"/>
    <w:rsid w:val="001C65AF"/>
    <w:rsid w:val="001C6CFB"/>
    <w:rsid w:val="001C7723"/>
    <w:rsid w:val="001C7D50"/>
    <w:rsid w:val="001D0551"/>
    <w:rsid w:val="001D0965"/>
    <w:rsid w:val="001D17BB"/>
    <w:rsid w:val="001D1C0B"/>
    <w:rsid w:val="001D3682"/>
    <w:rsid w:val="001D3ACD"/>
    <w:rsid w:val="001D4188"/>
    <w:rsid w:val="001D5305"/>
    <w:rsid w:val="001D561C"/>
    <w:rsid w:val="001D6CBD"/>
    <w:rsid w:val="001D7452"/>
    <w:rsid w:val="001E0F40"/>
    <w:rsid w:val="001E18E2"/>
    <w:rsid w:val="001E3AA2"/>
    <w:rsid w:val="001E41EC"/>
    <w:rsid w:val="001E561E"/>
    <w:rsid w:val="001E60B8"/>
    <w:rsid w:val="001E6BC2"/>
    <w:rsid w:val="001E6C9D"/>
    <w:rsid w:val="001E6CAB"/>
    <w:rsid w:val="001E7387"/>
    <w:rsid w:val="001F011F"/>
    <w:rsid w:val="001F0D61"/>
    <w:rsid w:val="001F1D53"/>
    <w:rsid w:val="001F2B80"/>
    <w:rsid w:val="001F2DA0"/>
    <w:rsid w:val="001F3722"/>
    <w:rsid w:val="001F3B11"/>
    <w:rsid w:val="001F4169"/>
    <w:rsid w:val="001F43DA"/>
    <w:rsid w:val="001F51C2"/>
    <w:rsid w:val="001F7BF7"/>
    <w:rsid w:val="00200120"/>
    <w:rsid w:val="00202216"/>
    <w:rsid w:val="00203C44"/>
    <w:rsid w:val="00203DB4"/>
    <w:rsid w:val="0020446C"/>
    <w:rsid w:val="0020466A"/>
    <w:rsid w:val="00205973"/>
    <w:rsid w:val="00207BEB"/>
    <w:rsid w:val="00207D53"/>
    <w:rsid w:val="00207D67"/>
    <w:rsid w:val="00210210"/>
    <w:rsid w:val="00210B3F"/>
    <w:rsid w:val="00210F7A"/>
    <w:rsid w:val="00211238"/>
    <w:rsid w:val="00212519"/>
    <w:rsid w:val="00213778"/>
    <w:rsid w:val="00213789"/>
    <w:rsid w:val="002146C1"/>
    <w:rsid w:val="0021500F"/>
    <w:rsid w:val="002201C4"/>
    <w:rsid w:val="002209A1"/>
    <w:rsid w:val="002212DF"/>
    <w:rsid w:val="00221414"/>
    <w:rsid w:val="0022155F"/>
    <w:rsid w:val="002215E6"/>
    <w:rsid w:val="00221E00"/>
    <w:rsid w:val="00221FAE"/>
    <w:rsid w:val="002224BE"/>
    <w:rsid w:val="0022298C"/>
    <w:rsid w:val="00223C95"/>
    <w:rsid w:val="00223E38"/>
    <w:rsid w:val="002245D1"/>
    <w:rsid w:val="00224AEE"/>
    <w:rsid w:val="00225FF1"/>
    <w:rsid w:val="0022645B"/>
    <w:rsid w:val="00226860"/>
    <w:rsid w:val="00226DF7"/>
    <w:rsid w:val="00226E92"/>
    <w:rsid w:val="002273D2"/>
    <w:rsid w:val="00227BBF"/>
    <w:rsid w:val="00232F85"/>
    <w:rsid w:val="00233AC2"/>
    <w:rsid w:val="00233D00"/>
    <w:rsid w:val="00234D84"/>
    <w:rsid w:val="0023517C"/>
    <w:rsid w:val="00235A9F"/>
    <w:rsid w:val="00235D54"/>
    <w:rsid w:val="00235DF8"/>
    <w:rsid w:val="002376A0"/>
    <w:rsid w:val="00240783"/>
    <w:rsid w:val="0024134C"/>
    <w:rsid w:val="00241F5D"/>
    <w:rsid w:val="002421B9"/>
    <w:rsid w:val="002434E1"/>
    <w:rsid w:val="0024373F"/>
    <w:rsid w:val="00244699"/>
    <w:rsid w:val="002449C6"/>
    <w:rsid w:val="00245496"/>
    <w:rsid w:val="00245680"/>
    <w:rsid w:val="00245B89"/>
    <w:rsid w:val="00245EBF"/>
    <w:rsid w:val="00246326"/>
    <w:rsid w:val="0024797F"/>
    <w:rsid w:val="002502D7"/>
    <w:rsid w:val="00250A2E"/>
    <w:rsid w:val="002512E8"/>
    <w:rsid w:val="002512F4"/>
    <w:rsid w:val="0025138B"/>
    <w:rsid w:val="002517C3"/>
    <w:rsid w:val="00252069"/>
    <w:rsid w:val="0025341A"/>
    <w:rsid w:val="00254A52"/>
    <w:rsid w:val="002553B5"/>
    <w:rsid w:val="00255F39"/>
    <w:rsid w:val="002561AC"/>
    <w:rsid w:val="0025698D"/>
    <w:rsid w:val="002578E3"/>
    <w:rsid w:val="002601BB"/>
    <w:rsid w:val="00260770"/>
    <w:rsid w:val="00261645"/>
    <w:rsid w:val="00261D32"/>
    <w:rsid w:val="00261D6D"/>
    <w:rsid w:val="00262103"/>
    <w:rsid w:val="00262F95"/>
    <w:rsid w:val="0026327D"/>
    <w:rsid w:val="00263582"/>
    <w:rsid w:val="00263B78"/>
    <w:rsid w:val="00263F87"/>
    <w:rsid w:val="0026448E"/>
    <w:rsid w:val="00264F35"/>
    <w:rsid w:val="00265057"/>
    <w:rsid w:val="00265AA3"/>
    <w:rsid w:val="00266B44"/>
    <w:rsid w:val="00266FF4"/>
    <w:rsid w:val="0026701C"/>
    <w:rsid w:val="002679CF"/>
    <w:rsid w:val="0027169C"/>
    <w:rsid w:val="002721D4"/>
    <w:rsid w:val="002726B7"/>
    <w:rsid w:val="0027321C"/>
    <w:rsid w:val="00274111"/>
    <w:rsid w:val="0027466D"/>
    <w:rsid w:val="00274933"/>
    <w:rsid w:val="00274F80"/>
    <w:rsid w:val="00275134"/>
    <w:rsid w:val="00276124"/>
    <w:rsid w:val="002763DD"/>
    <w:rsid w:val="00277410"/>
    <w:rsid w:val="002774DB"/>
    <w:rsid w:val="00277597"/>
    <w:rsid w:val="00277CCD"/>
    <w:rsid w:val="00281B6F"/>
    <w:rsid w:val="00283BC4"/>
    <w:rsid w:val="00283E74"/>
    <w:rsid w:val="00283EB2"/>
    <w:rsid w:val="002840A2"/>
    <w:rsid w:val="0028441A"/>
    <w:rsid w:val="00284F1D"/>
    <w:rsid w:val="0028517E"/>
    <w:rsid w:val="00287E51"/>
    <w:rsid w:val="0029058F"/>
    <w:rsid w:val="0029063D"/>
    <w:rsid w:val="00291531"/>
    <w:rsid w:val="00291DAB"/>
    <w:rsid w:val="00291FFD"/>
    <w:rsid w:val="00292BF6"/>
    <w:rsid w:val="00292F2E"/>
    <w:rsid w:val="002933DB"/>
    <w:rsid w:val="002948C3"/>
    <w:rsid w:val="002A00BF"/>
    <w:rsid w:val="002A1A6D"/>
    <w:rsid w:val="002A1B8C"/>
    <w:rsid w:val="002A1FE6"/>
    <w:rsid w:val="002A3158"/>
    <w:rsid w:val="002A3588"/>
    <w:rsid w:val="002A3F9A"/>
    <w:rsid w:val="002A4831"/>
    <w:rsid w:val="002A4BC1"/>
    <w:rsid w:val="002A5619"/>
    <w:rsid w:val="002A697D"/>
    <w:rsid w:val="002A6C4F"/>
    <w:rsid w:val="002A6F13"/>
    <w:rsid w:val="002A7004"/>
    <w:rsid w:val="002A7A99"/>
    <w:rsid w:val="002B02D9"/>
    <w:rsid w:val="002B02F5"/>
    <w:rsid w:val="002B0E43"/>
    <w:rsid w:val="002B2D0E"/>
    <w:rsid w:val="002B2F53"/>
    <w:rsid w:val="002B48D4"/>
    <w:rsid w:val="002B64E7"/>
    <w:rsid w:val="002B685B"/>
    <w:rsid w:val="002B75BA"/>
    <w:rsid w:val="002C0245"/>
    <w:rsid w:val="002C0582"/>
    <w:rsid w:val="002C0F0A"/>
    <w:rsid w:val="002C11A1"/>
    <w:rsid w:val="002C15A6"/>
    <w:rsid w:val="002C1E6E"/>
    <w:rsid w:val="002C3170"/>
    <w:rsid w:val="002C4D90"/>
    <w:rsid w:val="002C4F94"/>
    <w:rsid w:val="002C5ECF"/>
    <w:rsid w:val="002C6AAB"/>
    <w:rsid w:val="002C7991"/>
    <w:rsid w:val="002D0B75"/>
    <w:rsid w:val="002D0DE0"/>
    <w:rsid w:val="002D1223"/>
    <w:rsid w:val="002D1263"/>
    <w:rsid w:val="002D1274"/>
    <w:rsid w:val="002D12DC"/>
    <w:rsid w:val="002D281D"/>
    <w:rsid w:val="002D3F1E"/>
    <w:rsid w:val="002D4415"/>
    <w:rsid w:val="002D4760"/>
    <w:rsid w:val="002D5B74"/>
    <w:rsid w:val="002D5B83"/>
    <w:rsid w:val="002D75A9"/>
    <w:rsid w:val="002E0D23"/>
    <w:rsid w:val="002E16BD"/>
    <w:rsid w:val="002E1853"/>
    <w:rsid w:val="002E1919"/>
    <w:rsid w:val="002E2B23"/>
    <w:rsid w:val="002E3CC2"/>
    <w:rsid w:val="002E3EA6"/>
    <w:rsid w:val="002E3F04"/>
    <w:rsid w:val="002E3FB6"/>
    <w:rsid w:val="002E495B"/>
    <w:rsid w:val="002E5CC6"/>
    <w:rsid w:val="002E6004"/>
    <w:rsid w:val="002E6EEB"/>
    <w:rsid w:val="002F0294"/>
    <w:rsid w:val="002F0952"/>
    <w:rsid w:val="002F18AA"/>
    <w:rsid w:val="002F2389"/>
    <w:rsid w:val="002F23BC"/>
    <w:rsid w:val="002F2EB6"/>
    <w:rsid w:val="002F2FEA"/>
    <w:rsid w:val="002F3360"/>
    <w:rsid w:val="002F3B18"/>
    <w:rsid w:val="002F4BFD"/>
    <w:rsid w:val="002F4EBB"/>
    <w:rsid w:val="002F6C91"/>
    <w:rsid w:val="002F745D"/>
    <w:rsid w:val="00300AE5"/>
    <w:rsid w:val="003021BE"/>
    <w:rsid w:val="003029D5"/>
    <w:rsid w:val="00302B99"/>
    <w:rsid w:val="00303132"/>
    <w:rsid w:val="003040AE"/>
    <w:rsid w:val="0030530E"/>
    <w:rsid w:val="00305945"/>
    <w:rsid w:val="00306B03"/>
    <w:rsid w:val="00306DE8"/>
    <w:rsid w:val="00307941"/>
    <w:rsid w:val="00307C4E"/>
    <w:rsid w:val="00307ED8"/>
    <w:rsid w:val="0031135E"/>
    <w:rsid w:val="003122D4"/>
    <w:rsid w:val="00312C25"/>
    <w:rsid w:val="003130C5"/>
    <w:rsid w:val="00313AF8"/>
    <w:rsid w:val="00314181"/>
    <w:rsid w:val="00314747"/>
    <w:rsid w:val="00314B62"/>
    <w:rsid w:val="00314EFA"/>
    <w:rsid w:val="0031560E"/>
    <w:rsid w:val="00316800"/>
    <w:rsid w:val="00317392"/>
    <w:rsid w:val="00317474"/>
    <w:rsid w:val="0031781B"/>
    <w:rsid w:val="00317CD0"/>
    <w:rsid w:val="00317E53"/>
    <w:rsid w:val="003208B2"/>
    <w:rsid w:val="0032235F"/>
    <w:rsid w:val="00323C7A"/>
    <w:rsid w:val="00324232"/>
    <w:rsid w:val="00324296"/>
    <w:rsid w:val="003251F4"/>
    <w:rsid w:val="0032599D"/>
    <w:rsid w:val="0032635D"/>
    <w:rsid w:val="003264E6"/>
    <w:rsid w:val="00327134"/>
    <w:rsid w:val="00327907"/>
    <w:rsid w:val="003279F8"/>
    <w:rsid w:val="00327C2A"/>
    <w:rsid w:val="00327D06"/>
    <w:rsid w:val="00330C15"/>
    <w:rsid w:val="00331EC6"/>
    <w:rsid w:val="0033207C"/>
    <w:rsid w:val="003329AB"/>
    <w:rsid w:val="00333646"/>
    <w:rsid w:val="00334393"/>
    <w:rsid w:val="00334CFB"/>
    <w:rsid w:val="00334EB5"/>
    <w:rsid w:val="00334F92"/>
    <w:rsid w:val="003350A1"/>
    <w:rsid w:val="003353A0"/>
    <w:rsid w:val="00335CB4"/>
    <w:rsid w:val="003367A3"/>
    <w:rsid w:val="00336E0B"/>
    <w:rsid w:val="003373A7"/>
    <w:rsid w:val="003378CC"/>
    <w:rsid w:val="0034021E"/>
    <w:rsid w:val="0034335A"/>
    <w:rsid w:val="0034341E"/>
    <w:rsid w:val="00344C02"/>
    <w:rsid w:val="00344E01"/>
    <w:rsid w:val="003477D4"/>
    <w:rsid w:val="00347A59"/>
    <w:rsid w:val="00350100"/>
    <w:rsid w:val="00350415"/>
    <w:rsid w:val="003504FB"/>
    <w:rsid w:val="00350E47"/>
    <w:rsid w:val="003510F1"/>
    <w:rsid w:val="00353F9C"/>
    <w:rsid w:val="00354033"/>
    <w:rsid w:val="00355CA3"/>
    <w:rsid w:val="00355E45"/>
    <w:rsid w:val="00356DF5"/>
    <w:rsid w:val="00357A4A"/>
    <w:rsid w:val="00360351"/>
    <w:rsid w:val="00360FC0"/>
    <w:rsid w:val="00361403"/>
    <w:rsid w:val="003614FD"/>
    <w:rsid w:val="00361B55"/>
    <w:rsid w:val="003642F4"/>
    <w:rsid w:val="00366E41"/>
    <w:rsid w:val="003679E7"/>
    <w:rsid w:val="00370CA5"/>
    <w:rsid w:val="00371318"/>
    <w:rsid w:val="0037284D"/>
    <w:rsid w:val="00372FDD"/>
    <w:rsid w:val="00373559"/>
    <w:rsid w:val="003739AB"/>
    <w:rsid w:val="00375249"/>
    <w:rsid w:val="00376FCD"/>
    <w:rsid w:val="0037759E"/>
    <w:rsid w:val="00377745"/>
    <w:rsid w:val="00382414"/>
    <w:rsid w:val="00383B94"/>
    <w:rsid w:val="00384CC6"/>
    <w:rsid w:val="00384D01"/>
    <w:rsid w:val="00385268"/>
    <w:rsid w:val="00385A90"/>
    <w:rsid w:val="003860EB"/>
    <w:rsid w:val="00386DC7"/>
    <w:rsid w:val="00387C41"/>
    <w:rsid w:val="0039010B"/>
    <w:rsid w:val="003904B9"/>
    <w:rsid w:val="00392781"/>
    <w:rsid w:val="00392D87"/>
    <w:rsid w:val="00393086"/>
    <w:rsid w:val="00393CC6"/>
    <w:rsid w:val="00393D0D"/>
    <w:rsid w:val="00394242"/>
    <w:rsid w:val="00395B21"/>
    <w:rsid w:val="00395C42"/>
    <w:rsid w:val="00397042"/>
    <w:rsid w:val="00397E91"/>
    <w:rsid w:val="00397F4D"/>
    <w:rsid w:val="003A12A2"/>
    <w:rsid w:val="003A1A9D"/>
    <w:rsid w:val="003A1CC5"/>
    <w:rsid w:val="003A1E71"/>
    <w:rsid w:val="003A28ED"/>
    <w:rsid w:val="003A3866"/>
    <w:rsid w:val="003A3A91"/>
    <w:rsid w:val="003A447E"/>
    <w:rsid w:val="003B036C"/>
    <w:rsid w:val="003B0AC4"/>
    <w:rsid w:val="003B182C"/>
    <w:rsid w:val="003B1CB2"/>
    <w:rsid w:val="003B25FD"/>
    <w:rsid w:val="003B314A"/>
    <w:rsid w:val="003B37E2"/>
    <w:rsid w:val="003B3CB5"/>
    <w:rsid w:val="003B58A2"/>
    <w:rsid w:val="003B5D4E"/>
    <w:rsid w:val="003B6568"/>
    <w:rsid w:val="003B705A"/>
    <w:rsid w:val="003B78E9"/>
    <w:rsid w:val="003B7912"/>
    <w:rsid w:val="003B7CC1"/>
    <w:rsid w:val="003C0FD2"/>
    <w:rsid w:val="003C11D7"/>
    <w:rsid w:val="003C1B1C"/>
    <w:rsid w:val="003C3F2E"/>
    <w:rsid w:val="003C44CF"/>
    <w:rsid w:val="003C4DEC"/>
    <w:rsid w:val="003C5896"/>
    <w:rsid w:val="003C59BD"/>
    <w:rsid w:val="003C6FC1"/>
    <w:rsid w:val="003D03C3"/>
    <w:rsid w:val="003D0C50"/>
    <w:rsid w:val="003D0E59"/>
    <w:rsid w:val="003D31CF"/>
    <w:rsid w:val="003D33A6"/>
    <w:rsid w:val="003D3ECA"/>
    <w:rsid w:val="003D3ED7"/>
    <w:rsid w:val="003D5215"/>
    <w:rsid w:val="003D5984"/>
    <w:rsid w:val="003D62A2"/>
    <w:rsid w:val="003D630C"/>
    <w:rsid w:val="003D6DBA"/>
    <w:rsid w:val="003D7A27"/>
    <w:rsid w:val="003D7E95"/>
    <w:rsid w:val="003E0353"/>
    <w:rsid w:val="003E054B"/>
    <w:rsid w:val="003E06DB"/>
    <w:rsid w:val="003E0E4A"/>
    <w:rsid w:val="003E1083"/>
    <w:rsid w:val="003E203A"/>
    <w:rsid w:val="003E21DB"/>
    <w:rsid w:val="003E59E9"/>
    <w:rsid w:val="003E7329"/>
    <w:rsid w:val="003F0B77"/>
    <w:rsid w:val="003F2847"/>
    <w:rsid w:val="003F3682"/>
    <w:rsid w:val="003F3799"/>
    <w:rsid w:val="003F3AC2"/>
    <w:rsid w:val="003F518B"/>
    <w:rsid w:val="003F7139"/>
    <w:rsid w:val="003F7347"/>
    <w:rsid w:val="00400B61"/>
    <w:rsid w:val="004012A8"/>
    <w:rsid w:val="004016A7"/>
    <w:rsid w:val="00402090"/>
    <w:rsid w:val="00402DF3"/>
    <w:rsid w:val="0040311C"/>
    <w:rsid w:val="0040329A"/>
    <w:rsid w:val="00404013"/>
    <w:rsid w:val="00407E6B"/>
    <w:rsid w:val="0041008B"/>
    <w:rsid w:val="004108A5"/>
    <w:rsid w:val="00410936"/>
    <w:rsid w:val="00410AE1"/>
    <w:rsid w:val="00411067"/>
    <w:rsid w:val="004111A5"/>
    <w:rsid w:val="004113C4"/>
    <w:rsid w:val="00413274"/>
    <w:rsid w:val="004143CE"/>
    <w:rsid w:val="0041456F"/>
    <w:rsid w:val="00415A41"/>
    <w:rsid w:val="00415B19"/>
    <w:rsid w:val="00416AB7"/>
    <w:rsid w:val="0041745D"/>
    <w:rsid w:val="00417BD3"/>
    <w:rsid w:val="00417C66"/>
    <w:rsid w:val="00420EFD"/>
    <w:rsid w:val="00421A78"/>
    <w:rsid w:val="00421C9A"/>
    <w:rsid w:val="0042209D"/>
    <w:rsid w:val="004224E6"/>
    <w:rsid w:val="00424BB1"/>
    <w:rsid w:val="00425797"/>
    <w:rsid w:val="004257B3"/>
    <w:rsid w:val="00426F6C"/>
    <w:rsid w:val="00427E02"/>
    <w:rsid w:val="004305CD"/>
    <w:rsid w:val="00430E5F"/>
    <w:rsid w:val="00431C89"/>
    <w:rsid w:val="00432273"/>
    <w:rsid w:val="0043247F"/>
    <w:rsid w:val="00432A2F"/>
    <w:rsid w:val="0043359F"/>
    <w:rsid w:val="004337D7"/>
    <w:rsid w:val="00434341"/>
    <w:rsid w:val="004349FE"/>
    <w:rsid w:val="00435C93"/>
    <w:rsid w:val="0043629C"/>
    <w:rsid w:val="00436477"/>
    <w:rsid w:val="00437389"/>
    <w:rsid w:val="00437654"/>
    <w:rsid w:val="00437836"/>
    <w:rsid w:val="00440108"/>
    <w:rsid w:val="00440667"/>
    <w:rsid w:val="00440842"/>
    <w:rsid w:val="00441CD0"/>
    <w:rsid w:val="00441F79"/>
    <w:rsid w:val="00442B42"/>
    <w:rsid w:val="004432BB"/>
    <w:rsid w:val="0044588E"/>
    <w:rsid w:val="00445D17"/>
    <w:rsid w:val="00445E54"/>
    <w:rsid w:val="00445F34"/>
    <w:rsid w:val="00445F6A"/>
    <w:rsid w:val="004475C0"/>
    <w:rsid w:val="00447E26"/>
    <w:rsid w:val="0045028B"/>
    <w:rsid w:val="004505AB"/>
    <w:rsid w:val="004506DA"/>
    <w:rsid w:val="00450897"/>
    <w:rsid w:val="00450D3A"/>
    <w:rsid w:val="00451553"/>
    <w:rsid w:val="0045267D"/>
    <w:rsid w:val="004526CD"/>
    <w:rsid w:val="00452F84"/>
    <w:rsid w:val="004540C7"/>
    <w:rsid w:val="00454233"/>
    <w:rsid w:val="004550BD"/>
    <w:rsid w:val="004554C2"/>
    <w:rsid w:val="00455683"/>
    <w:rsid w:val="004558EC"/>
    <w:rsid w:val="00455C8E"/>
    <w:rsid w:val="0045678B"/>
    <w:rsid w:val="0045690B"/>
    <w:rsid w:val="00456AC2"/>
    <w:rsid w:val="00457237"/>
    <w:rsid w:val="00457397"/>
    <w:rsid w:val="004602B8"/>
    <w:rsid w:val="0046038C"/>
    <w:rsid w:val="004609D5"/>
    <w:rsid w:val="004613E4"/>
    <w:rsid w:val="00462641"/>
    <w:rsid w:val="00463413"/>
    <w:rsid w:val="00463920"/>
    <w:rsid w:val="00463983"/>
    <w:rsid w:val="00463A14"/>
    <w:rsid w:val="00463B83"/>
    <w:rsid w:val="00463EF2"/>
    <w:rsid w:val="004641AD"/>
    <w:rsid w:val="004644FD"/>
    <w:rsid w:val="00465105"/>
    <w:rsid w:val="004653EE"/>
    <w:rsid w:val="004672BF"/>
    <w:rsid w:val="00470C10"/>
    <w:rsid w:val="004714E9"/>
    <w:rsid w:val="00472714"/>
    <w:rsid w:val="00474339"/>
    <w:rsid w:val="00475829"/>
    <w:rsid w:val="00475BA8"/>
    <w:rsid w:val="00477329"/>
    <w:rsid w:val="004775F3"/>
    <w:rsid w:val="00477D37"/>
    <w:rsid w:val="00477F17"/>
    <w:rsid w:val="004805CA"/>
    <w:rsid w:val="004805FB"/>
    <w:rsid w:val="00480FC4"/>
    <w:rsid w:val="00481601"/>
    <w:rsid w:val="00481BD6"/>
    <w:rsid w:val="00481F50"/>
    <w:rsid w:val="004829AD"/>
    <w:rsid w:val="00482A92"/>
    <w:rsid w:val="0048393D"/>
    <w:rsid w:val="0048523C"/>
    <w:rsid w:val="00486077"/>
    <w:rsid w:val="004860FB"/>
    <w:rsid w:val="00486C3A"/>
    <w:rsid w:val="00486DE3"/>
    <w:rsid w:val="0048798A"/>
    <w:rsid w:val="004900D2"/>
    <w:rsid w:val="0049055E"/>
    <w:rsid w:val="00490D77"/>
    <w:rsid w:val="0049137A"/>
    <w:rsid w:val="00492024"/>
    <w:rsid w:val="0049270E"/>
    <w:rsid w:val="00492F15"/>
    <w:rsid w:val="00493885"/>
    <w:rsid w:val="00493ECE"/>
    <w:rsid w:val="00493EFC"/>
    <w:rsid w:val="0049425E"/>
    <w:rsid w:val="004946EC"/>
    <w:rsid w:val="00494AE5"/>
    <w:rsid w:val="00495300"/>
    <w:rsid w:val="0049571C"/>
    <w:rsid w:val="0049615B"/>
    <w:rsid w:val="00497B6B"/>
    <w:rsid w:val="004A0821"/>
    <w:rsid w:val="004A0C65"/>
    <w:rsid w:val="004A1157"/>
    <w:rsid w:val="004A1377"/>
    <w:rsid w:val="004A2CD7"/>
    <w:rsid w:val="004A4046"/>
    <w:rsid w:val="004A4AB6"/>
    <w:rsid w:val="004A782C"/>
    <w:rsid w:val="004A7923"/>
    <w:rsid w:val="004A7C45"/>
    <w:rsid w:val="004B0CE3"/>
    <w:rsid w:val="004B110D"/>
    <w:rsid w:val="004B4468"/>
    <w:rsid w:val="004B49C8"/>
    <w:rsid w:val="004B51FC"/>
    <w:rsid w:val="004B5377"/>
    <w:rsid w:val="004B5B2D"/>
    <w:rsid w:val="004B5C9A"/>
    <w:rsid w:val="004B660D"/>
    <w:rsid w:val="004B6B8D"/>
    <w:rsid w:val="004B6F8C"/>
    <w:rsid w:val="004B72F7"/>
    <w:rsid w:val="004B76A1"/>
    <w:rsid w:val="004B7EC4"/>
    <w:rsid w:val="004C0AAD"/>
    <w:rsid w:val="004C0CA8"/>
    <w:rsid w:val="004C0EE7"/>
    <w:rsid w:val="004C114B"/>
    <w:rsid w:val="004C1D5F"/>
    <w:rsid w:val="004C2E92"/>
    <w:rsid w:val="004C32F4"/>
    <w:rsid w:val="004C3FD7"/>
    <w:rsid w:val="004C434B"/>
    <w:rsid w:val="004C4E29"/>
    <w:rsid w:val="004C71FD"/>
    <w:rsid w:val="004D09CB"/>
    <w:rsid w:val="004D0DC6"/>
    <w:rsid w:val="004D1655"/>
    <w:rsid w:val="004D177E"/>
    <w:rsid w:val="004D18E9"/>
    <w:rsid w:val="004D1A5C"/>
    <w:rsid w:val="004D2B46"/>
    <w:rsid w:val="004D41A0"/>
    <w:rsid w:val="004D496D"/>
    <w:rsid w:val="004D4BF5"/>
    <w:rsid w:val="004D57B5"/>
    <w:rsid w:val="004D628B"/>
    <w:rsid w:val="004D6B91"/>
    <w:rsid w:val="004D7B7C"/>
    <w:rsid w:val="004E009B"/>
    <w:rsid w:val="004E0E7D"/>
    <w:rsid w:val="004E1665"/>
    <w:rsid w:val="004E2318"/>
    <w:rsid w:val="004E2BD3"/>
    <w:rsid w:val="004E34AF"/>
    <w:rsid w:val="004E593F"/>
    <w:rsid w:val="004E610A"/>
    <w:rsid w:val="004E61A6"/>
    <w:rsid w:val="004F090B"/>
    <w:rsid w:val="004F1432"/>
    <w:rsid w:val="004F2664"/>
    <w:rsid w:val="004F2F9A"/>
    <w:rsid w:val="004F3039"/>
    <w:rsid w:val="004F50D4"/>
    <w:rsid w:val="004F5900"/>
    <w:rsid w:val="004F71EE"/>
    <w:rsid w:val="004F793B"/>
    <w:rsid w:val="0050099C"/>
    <w:rsid w:val="00502198"/>
    <w:rsid w:val="0050269D"/>
    <w:rsid w:val="00502E57"/>
    <w:rsid w:val="005031CD"/>
    <w:rsid w:val="00503728"/>
    <w:rsid w:val="00503D9B"/>
    <w:rsid w:val="0050454A"/>
    <w:rsid w:val="00505089"/>
    <w:rsid w:val="00505C0A"/>
    <w:rsid w:val="005065FC"/>
    <w:rsid w:val="005066D0"/>
    <w:rsid w:val="00506905"/>
    <w:rsid w:val="00507089"/>
    <w:rsid w:val="005077AF"/>
    <w:rsid w:val="00507AE4"/>
    <w:rsid w:val="00510E58"/>
    <w:rsid w:val="005111B5"/>
    <w:rsid w:val="00511209"/>
    <w:rsid w:val="0051180E"/>
    <w:rsid w:val="00511AFF"/>
    <w:rsid w:val="00511C50"/>
    <w:rsid w:val="00512BA7"/>
    <w:rsid w:val="00513CE5"/>
    <w:rsid w:val="00513F35"/>
    <w:rsid w:val="0051426D"/>
    <w:rsid w:val="00514DE2"/>
    <w:rsid w:val="00515544"/>
    <w:rsid w:val="005164FF"/>
    <w:rsid w:val="00517002"/>
    <w:rsid w:val="005178ED"/>
    <w:rsid w:val="00521723"/>
    <w:rsid w:val="00521ACB"/>
    <w:rsid w:val="00521EC3"/>
    <w:rsid w:val="00521EC7"/>
    <w:rsid w:val="00521F13"/>
    <w:rsid w:val="005228F6"/>
    <w:rsid w:val="00522B17"/>
    <w:rsid w:val="005235BA"/>
    <w:rsid w:val="00523873"/>
    <w:rsid w:val="0052411D"/>
    <w:rsid w:val="00524435"/>
    <w:rsid w:val="005244BC"/>
    <w:rsid w:val="00524745"/>
    <w:rsid w:val="00524939"/>
    <w:rsid w:val="00525BB9"/>
    <w:rsid w:val="00525C7F"/>
    <w:rsid w:val="00527792"/>
    <w:rsid w:val="00527D48"/>
    <w:rsid w:val="005303E9"/>
    <w:rsid w:val="00531325"/>
    <w:rsid w:val="005318B4"/>
    <w:rsid w:val="00533B81"/>
    <w:rsid w:val="00534463"/>
    <w:rsid w:val="00534D1A"/>
    <w:rsid w:val="0053595E"/>
    <w:rsid w:val="005360CE"/>
    <w:rsid w:val="00536F05"/>
    <w:rsid w:val="00540A84"/>
    <w:rsid w:val="00541FCD"/>
    <w:rsid w:val="00542444"/>
    <w:rsid w:val="00542B57"/>
    <w:rsid w:val="00542E58"/>
    <w:rsid w:val="005438F6"/>
    <w:rsid w:val="00543FB5"/>
    <w:rsid w:val="0054436C"/>
    <w:rsid w:val="0054517D"/>
    <w:rsid w:val="0054570C"/>
    <w:rsid w:val="005460FF"/>
    <w:rsid w:val="005465C4"/>
    <w:rsid w:val="005465DE"/>
    <w:rsid w:val="00546B97"/>
    <w:rsid w:val="00547740"/>
    <w:rsid w:val="00547C51"/>
    <w:rsid w:val="00550449"/>
    <w:rsid w:val="005518C2"/>
    <w:rsid w:val="0055206D"/>
    <w:rsid w:val="005524C1"/>
    <w:rsid w:val="00552FE7"/>
    <w:rsid w:val="00553449"/>
    <w:rsid w:val="0055370F"/>
    <w:rsid w:val="0055445B"/>
    <w:rsid w:val="00554467"/>
    <w:rsid w:val="00555E1F"/>
    <w:rsid w:val="005561F0"/>
    <w:rsid w:val="005569F7"/>
    <w:rsid w:val="00556A03"/>
    <w:rsid w:val="00561AC4"/>
    <w:rsid w:val="005624D7"/>
    <w:rsid w:val="00563A3C"/>
    <w:rsid w:val="00563AEC"/>
    <w:rsid w:val="00563E88"/>
    <w:rsid w:val="00563F45"/>
    <w:rsid w:val="0056445C"/>
    <w:rsid w:val="005655F0"/>
    <w:rsid w:val="00565A4C"/>
    <w:rsid w:val="00565D84"/>
    <w:rsid w:val="00565DBC"/>
    <w:rsid w:val="00566A30"/>
    <w:rsid w:val="005678B3"/>
    <w:rsid w:val="00567BF1"/>
    <w:rsid w:val="00567D42"/>
    <w:rsid w:val="00567FEE"/>
    <w:rsid w:val="005706F5"/>
    <w:rsid w:val="00570837"/>
    <w:rsid w:val="00570DF7"/>
    <w:rsid w:val="005711A7"/>
    <w:rsid w:val="00571411"/>
    <w:rsid w:val="00572180"/>
    <w:rsid w:val="00572621"/>
    <w:rsid w:val="005729AF"/>
    <w:rsid w:val="00573FDF"/>
    <w:rsid w:val="0057419D"/>
    <w:rsid w:val="0057421D"/>
    <w:rsid w:val="00574271"/>
    <w:rsid w:val="005745BE"/>
    <w:rsid w:val="0057503F"/>
    <w:rsid w:val="0057512A"/>
    <w:rsid w:val="00575546"/>
    <w:rsid w:val="00576037"/>
    <w:rsid w:val="0057659F"/>
    <w:rsid w:val="0057734F"/>
    <w:rsid w:val="00577A07"/>
    <w:rsid w:val="005804DA"/>
    <w:rsid w:val="00581072"/>
    <w:rsid w:val="00581EAB"/>
    <w:rsid w:val="00582365"/>
    <w:rsid w:val="00582A24"/>
    <w:rsid w:val="00582BCF"/>
    <w:rsid w:val="0058427A"/>
    <w:rsid w:val="00584743"/>
    <w:rsid w:val="005857B4"/>
    <w:rsid w:val="00586641"/>
    <w:rsid w:val="0058786B"/>
    <w:rsid w:val="00587A76"/>
    <w:rsid w:val="0059025A"/>
    <w:rsid w:val="0059055B"/>
    <w:rsid w:val="005910F9"/>
    <w:rsid w:val="00591399"/>
    <w:rsid w:val="0059185E"/>
    <w:rsid w:val="00591BB3"/>
    <w:rsid w:val="0059241C"/>
    <w:rsid w:val="00592ABE"/>
    <w:rsid w:val="00592C3E"/>
    <w:rsid w:val="00592CAB"/>
    <w:rsid w:val="00593050"/>
    <w:rsid w:val="0059376B"/>
    <w:rsid w:val="00593806"/>
    <w:rsid w:val="00593FF0"/>
    <w:rsid w:val="00594ADC"/>
    <w:rsid w:val="005950C2"/>
    <w:rsid w:val="00595D4C"/>
    <w:rsid w:val="005969D2"/>
    <w:rsid w:val="00597788"/>
    <w:rsid w:val="005A03E7"/>
    <w:rsid w:val="005A079B"/>
    <w:rsid w:val="005A1147"/>
    <w:rsid w:val="005A1862"/>
    <w:rsid w:val="005A3AE5"/>
    <w:rsid w:val="005A3B52"/>
    <w:rsid w:val="005A4955"/>
    <w:rsid w:val="005A60EB"/>
    <w:rsid w:val="005A6172"/>
    <w:rsid w:val="005A6493"/>
    <w:rsid w:val="005A7118"/>
    <w:rsid w:val="005A747D"/>
    <w:rsid w:val="005A7488"/>
    <w:rsid w:val="005A74C0"/>
    <w:rsid w:val="005A7530"/>
    <w:rsid w:val="005A7DD3"/>
    <w:rsid w:val="005B02C4"/>
    <w:rsid w:val="005B0BB7"/>
    <w:rsid w:val="005B0FAE"/>
    <w:rsid w:val="005B2BE7"/>
    <w:rsid w:val="005B2F4C"/>
    <w:rsid w:val="005B3928"/>
    <w:rsid w:val="005B4098"/>
    <w:rsid w:val="005B45B3"/>
    <w:rsid w:val="005B4631"/>
    <w:rsid w:val="005B4EBD"/>
    <w:rsid w:val="005C0240"/>
    <w:rsid w:val="005C16D7"/>
    <w:rsid w:val="005C2EDC"/>
    <w:rsid w:val="005C52E5"/>
    <w:rsid w:val="005C5E70"/>
    <w:rsid w:val="005C6C7F"/>
    <w:rsid w:val="005C6CFE"/>
    <w:rsid w:val="005C737D"/>
    <w:rsid w:val="005C73A0"/>
    <w:rsid w:val="005C776A"/>
    <w:rsid w:val="005C778B"/>
    <w:rsid w:val="005C7BED"/>
    <w:rsid w:val="005D1271"/>
    <w:rsid w:val="005D21B0"/>
    <w:rsid w:val="005D2980"/>
    <w:rsid w:val="005D2DAE"/>
    <w:rsid w:val="005D3268"/>
    <w:rsid w:val="005D39A2"/>
    <w:rsid w:val="005D3F73"/>
    <w:rsid w:val="005D4408"/>
    <w:rsid w:val="005D5380"/>
    <w:rsid w:val="005D5502"/>
    <w:rsid w:val="005D60D9"/>
    <w:rsid w:val="005D610F"/>
    <w:rsid w:val="005D6741"/>
    <w:rsid w:val="005E1069"/>
    <w:rsid w:val="005E1307"/>
    <w:rsid w:val="005E1A81"/>
    <w:rsid w:val="005E1B66"/>
    <w:rsid w:val="005E34F6"/>
    <w:rsid w:val="005E41E8"/>
    <w:rsid w:val="005E5D67"/>
    <w:rsid w:val="005E7D05"/>
    <w:rsid w:val="005F0737"/>
    <w:rsid w:val="005F0798"/>
    <w:rsid w:val="005F1AFD"/>
    <w:rsid w:val="005F3811"/>
    <w:rsid w:val="005F3A88"/>
    <w:rsid w:val="005F486D"/>
    <w:rsid w:val="005F545E"/>
    <w:rsid w:val="005F5615"/>
    <w:rsid w:val="005F58BD"/>
    <w:rsid w:val="005F5992"/>
    <w:rsid w:val="005F661A"/>
    <w:rsid w:val="005F6B80"/>
    <w:rsid w:val="005F70A4"/>
    <w:rsid w:val="00600632"/>
    <w:rsid w:val="00600A47"/>
    <w:rsid w:val="00601C75"/>
    <w:rsid w:val="006021E5"/>
    <w:rsid w:val="00602B15"/>
    <w:rsid w:val="00602C8F"/>
    <w:rsid w:val="00603041"/>
    <w:rsid w:val="00603D38"/>
    <w:rsid w:val="00604BAF"/>
    <w:rsid w:val="00604C23"/>
    <w:rsid w:val="00605CFA"/>
    <w:rsid w:val="00605D2F"/>
    <w:rsid w:val="00606165"/>
    <w:rsid w:val="006062A3"/>
    <w:rsid w:val="00606CA4"/>
    <w:rsid w:val="006077CC"/>
    <w:rsid w:val="006078F1"/>
    <w:rsid w:val="006113F2"/>
    <w:rsid w:val="006121ED"/>
    <w:rsid w:val="00613D00"/>
    <w:rsid w:val="00613E1D"/>
    <w:rsid w:val="00614B2A"/>
    <w:rsid w:val="00615038"/>
    <w:rsid w:val="0061584A"/>
    <w:rsid w:val="006160EB"/>
    <w:rsid w:val="00616D79"/>
    <w:rsid w:val="00620B3C"/>
    <w:rsid w:val="0062159E"/>
    <w:rsid w:val="00622284"/>
    <w:rsid w:val="00622303"/>
    <w:rsid w:val="0062267E"/>
    <w:rsid w:val="00623339"/>
    <w:rsid w:val="006235E6"/>
    <w:rsid w:val="006240AA"/>
    <w:rsid w:val="00624BA2"/>
    <w:rsid w:val="00625E90"/>
    <w:rsid w:val="0062604A"/>
    <w:rsid w:val="0062694E"/>
    <w:rsid w:val="00627052"/>
    <w:rsid w:val="006278AA"/>
    <w:rsid w:val="00627DEC"/>
    <w:rsid w:val="006307A0"/>
    <w:rsid w:val="0063135B"/>
    <w:rsid w:val="00631A96"/>
    <w:rsid w:val="00632279"/>
    <w:rsid w:val="00632FE6"/>
    <w:rsid w:val="0063316F"/>
    <w:rsid w:val="00633DC9"/>
    <w:rsid w:val="00634A50"/>
    <w:rsid w:val="00634D0C"/>
    <w:rsid w:val="00636C00"/>
    <w:rsid w:val="00636D05"/>
    <w:rsid w:val="006372FC"/>
    <w:rsid w:val="006400A2"/>
    <w:rsid w:val="00640338"/>
    <w:rsid w:val="00640353"/>
    <w:rsid w:val="00641383"/>
    <w:rsid w:val="006415D4"/>
    <w:rsid w:val="00641624"/>
    <w:rsid w:val="00641BA6"/>
    <w:rsid w:val="00642BC0"/>
    <w:rsid w:val="00644BFC"/>
    <w:rsid w:val="00645303"/>
    <w:rsid w:val="00646217"/>
    <w:rsid w:val="0064697E"/>
    <w:rsid w:val="00647079"/>
    <w:rsid w:val="00647150"/>
    <w:rsid w:val="006474D3"/>
    <w:rsid w:val="006479D3"/>
    <w:rsid w:val="00647AD1"/>
    <w:rsid w:val="00647B42"/>
    <w:rsid w:val="00647CCA"/>
    <w:rsid w:val="0065107B"/>
    <w:rsid w:val="00651A7D"/>
    <w:rsid w:val="00652BBF"/>
    <w:rsid w:val="00652F66"/>
    <w:rsid w:val="0065333A"/>
    <w:rsid w:val="00654553"/>
    <w:rsid w:val="006566D2"/>
    <w:rsid w:val="006568F0"/>
    <w:rsid w:val="00657328"/>
    <w:rsid w:val="00661396"/>
    <w:rsid w:val="00662120"/>
    <w:rsid w:val="00664893"/>
    <w:rsid w:val="00665A3A"/>
    <w:rsid w:val="00665AA0"/>
    <w:rsid w:val="00665E14"/>
    <w:rsid w:val="006668E5"/>
    <w:rsid w:val="00667F98"/>
    <w:rsid w:val="006713B2"/>
    <w:rsid w:val="006718E7"/>
    <w:rsid w:val="00671B0F"/>
    <w:rsid w:val="00672A87"/>
    <w:rsid w:val="00672C06"/>
    <w:rsid w:val="00672EE1"/>
    <w:rsid w:val="00673370"/>
    <w:rsid w:val="00675445"/>
    <w:rsid w:val="00676590"/>
    <w:rsid w:val="00676A78"/>
    <w:rsid w:val="00676C51"/>
    <w:rsid w:val="0067773D"/>
    <w:rsid w:val="0067789F"/>
    <w:rsid w:val="00680162"/>
    <w:rsid w:val="00680A30"/>
    <w:rsid w:val="006811AC"/>
    <w:rsid w:val="0068188D"/>
    <w:rsid w:val="006818EF"/>
    <w:rsid w:val="00682112"/>
    <w:rsid w:val="00682966"/>
    <w:rsid w:val="00682C74"/>
    <w:rsid w:val="00682EBC"/>
    <w:rsid w:val="006859C6"/>
    <w:rsid w:val="0068685A"/>
    <w:rsid w:val="00687531"/>
    <w:rsid w:val="00687DD4"/>
    <w:rsid w:val="00687FE7"/>
    <w:rsid w:val="006913C3"/>
    <w:rsid w:val="00691456"/>
    <w:rsid w:val="006918DD"/>
    <w:rsid w:val="0069261E"/>
    <w:rsid w:val="00692845"/>
    <w:rsid w:val="00692F85"/>
    <w:rsid w:val="00694E75"/>
    <w:rsid w:val="00694F27"/>
    <w:rsid w:val="0069549A"/>
    <w:rsid w:val="00695DB2"/>
    <w:rsid w:val="0069614D"/>
    <w:rsid w:val="006978A4"/>
    <w:rsid w:val="006A00D6"/>
    <w:rsid w:val="006A05BF"/>
    <w:rsid w:val="006A06E0"/>
    <w:rsid w:val="006A078D"/>
    <w:rsid w:val="006A0BFA"/>
    <w:rsid w:val="006A13AC"/>
    <w:rsid w:val="006A2DA9"/>
    <w:rsid w:val="006A3CF1"/>
    <w:rsid w:val="006A3F1D"/>
    <w:rsid w:val="006A4288"/>
    <w:rsid w:val="006A5198"/>
    <w:rsid w:val="006A6039"/>
    <w:rsid w:val="006A76F3"/>
    <w:rsid w:val="006B0A3B"/>
    <w:rsid w:val="006B13B3"/>
    <w:rsid w:val="006B20B6"/>
    <w:rsid w:val="006B20FE"/>
    <w:rsid w:val="006B25F1"/>
    <w:rsid w:val="006B27A4"/>
    <w:rsid w:val="006B2FAC"/>
    <w:rsid w:val="006B438D"/>
    <w:rsid w:val="006B498F"/>
    <w:rsid w:val="006B5AD6"/>
    <w:rsid w:val="006B6EEC"/>
    <w:rsid w:val="006B70E9"/>
    <w:rsid w:val="006C018D"/>
    <w:rsid w:val="006C284C"/>
    <w:rsid w:val="006C2A6F"/>
    <w:rsid w:val="006C3CB7"/>
    <w:rsid w:val="006C5180"/>
    <w:rsid w:val="006C547C"/>
    <w:rsid w:val="006C705F"/>
    <w:rsid w:val="006C7B2A"/>
    <w:rsid w:val="006C7DA7"/>
    <w:rsid w:val="006C7EFC"/>
    <w:rsid w:val="006D004B"/>
    <w:rsid w:val="006D066F"/>
    <w:rsid w:val="006D0AB0"/>
    <w:rsid w:val="006D1277"/>
    <w:rsid w:val="006D12CF"/>
    <w:rsid w:val="006D2134"/>
    <w:rsid w:val="006D2198"/>
    <w:rsid w:val="006D3906"/>
    <w:rsid w:val="006D3922"/>
    <w:rsid w:val="006D3C9F"/>
    <w:rsid w:val="006D3FD0"/>
    <w:rsid w:val="006D46F1"/>
    <w:rsid w:val="006D6089"/>
    <w:rsid w:val="006D6BC2"/>
    <w:rsid w:val="006D77D0"/>
    <w:rsid w:val="006E062C"/>
    <w:rsid w:val="006E0B82"/>
    <w:rsid w:val="006E10B5"/>
    <w:rsid w:val="006E1895"/>
    <w:rsid w:val="006E20AC"/>
    <w:rsid w:val="006E3031"/>
    <w:rsid w:val="006E3A9E"/>
    <w:rsid w:val="006E3DC2"/>
    <w:rsid w:val="006E4565"/>
    <w:rsid w:val="006E4831"/>
    <w:rsid w:val="006E5DE0"/>
    <w:rsid w:val="006E6CA8"/>
    <w:rsid w:val="006E7D53"/>
    <w:rsid w:val="006E7E80"/>
    <w:rsid w:val="006F2040"/>
    <w:rsid w:val="006F294D"/>
    <w:rsid w:val="006F3982"/>
    <w:rsid w:val="006F4C67"/>
    <w:rsid w:val="006F53BD"/>
    <w:rsid w:val="006F5E71"/>
    <w:rsid w:val="006F6192"/>
    <w:rsid w:val="006F7F80"/>
    <w:rsid w:val="00701EDE"/>
    <w:rsid w:val="00701FBD"/>
    <w:rsid w:val="0070266A"/>
    <w:rsid w:val="0070293C"/>
    <w:rsid w:val="00703697"/>
    <w:rsid w:val="00703870"/>
    <w:rsid w:val="00705243"/>
    <w:rsid w:val="00705341"/>
    <w:rsid w:val="0070595C"/>
    <w:rsid w:val="00706559"/>
    <w:rsid w:val="0070704F"/>
    <w:rsid w:val="0071023A"/>
    <w:rsid w:val="00710A28"/>
    <w:rsid w:val="00711A19"/>
    <w:rsid w:val="00711B06"/>
    <w:rsid w:val="00712286"/>
    <w:rsid w:val="00712796"/>
    <w:rsid w:val="007129CB"/>
    <w:rsid w:val="00712FC1"/>
    <w:rsid w:val="00717E5A"/>
    <w:rsid w:val="00717FF3"/>
    <w:rsid w:val="007202DE"/>
    <w:rsid w:val="007207AB"/>
    <w:rsid w:val="007208D5"/>
    <w:rsid w:val="00721793"/>
    <w:rsid w:val="007219CF"/>
    <w:rsid w:val="00721E9A"/>
    <w:rsid w:val="00721F15"/>
    <w:rsid w:val="0072251B"/>
    <w:rsid w:val="00722A8D"/>
    <w:rsid w:val="007232D1"/>
    <w:rsid w:val="00723E6E"/>
    <w:rsid w:val="0072493F"/>
    <w:rsid w:val="00724EBE"/>
    <w:rsid w:val="007256BF"/>
    <w:rsid w:val="00732283"/>
    <w:rsid w:val="007326A1"/>
    <w:rsid w:val="00732C07"/>
    <w:rsid w:val="00733A0E"/>
    <w:rsid w:val="00733B66"/>
    <w:rsid w:val="00733E82"/>
    <w:rsid w:val="00734150"/>
    <w:rsid w:val="007342ED"/>
    <w:rsid w:val="0073462E"/>
    <w:rsid w:val="0073547F"/>
    <w:rsid w:val="0073710D"/>
    <w:rsid w:val="00737C6E"/>
    <w:rsid w:val="00737C99"/>
    <w:rsid w:val="00740E90"/>
    <w:rsid w:val="00741542"/>
    <w:rsid w:val="00742486"/>
    <w:rsid w:val="00742C86"/>
    <w:rsid w:val="00743297"/>
    <w:rsid w:val="0074411E"/>
    <w:rsid w:val="0074462E"/>
    <w:rsid w:val="007454EA"/>
    <w:rsid w:val="00745DBB"/>
    <w:rsid w:val="00746496"/>
    <w:rsid w:val="007469F8"/>
    <w:rsid w:val="00747556"/>
    <w:rsid w:val="00750788"/>
    <w:rsid w:val="007507ED"/>
    <w:rsid w:val="00750929"/>
    <w:rsid w:val="007522C6"/>
    <w:rsid w:val="00753702"/>
    <w:rsid w:val="00754834"/>
    <w:rsid w:val="00754987"/>
    <w:rsid w:val="00754F6E"/>
    <w:rsid w:val="00754F8E"/>
    <w:rsid w:val="0075553D"/>
    <w:rsid w:val="00755B0B"/>
    <w:rsid w:val="007560C7"/>
    <w:rsid w:val="00756C02"/>
    <w:rsid w:val="00760260"/>
    <w:rsid w:val="0076087C"/>
    <w:rsid w:val="007626BD"/>
    <w:rsid w:val="00763673"/>
    <w:rsid w:val="00763844"/>
    <w:rsid w:val="00766CE8"/>
    <w:rsid w:val="00770D41"/>
    <w:rsid w:val="00772357"/>
    <w:rsid w:val="00772554"/>
    <w:rsid w:val="007729C0"/>
    <w:rsid w:val="00772CA3"/>
    <w:rsid w:val="00772F5D"/>
    <w:rsid w:val="00772FCB"/>
    <w:rsid w:val="0077369A"/>
    <w:rsid w:val="00775118"/>
    <w:rsid w:val="00775505"/>
    <w:rsid w:val="0077567D"/>
    <w:rsid w:val="00775E77"/>
    <w:rsid w:val="0077684E"/>
    <w:rsid w:val="00776BBD"/>
    <w:rsid w:val="00777A6C"/>
    <w:rsid w:val="007805F3"/>
    <w:rsid w:val="007814E2"/>
    <w:rsid w:val="00781D94"/>
    <w:rsid w:val="00782A49"/>
    <w:rsid w:val="00783313"/>
    <w:rsid w:val="00783466"/>
    <w:rsid w:val="007859F1"/>
    <w:rsid w:val="00786DDE"/>
    <w:rsid w:val="007872E5"/>
    <w:rsid w:val="00787349"/>
    <w:rsid w:val="00790F7E"/>
    <w:rsid w:val="0079109F"/>
    <w:rsid w:val="007912C7"/>
    <w:rsid w:val="00791DF0"/>
    <w:rsid w:val="00792150"/>
    <w:rsid w:val="0079233A"/>
    <w:rsid w:val="00792FD5"/>
    <w:rsid w:val="0079376E"/>
    <w:rsid w:val="007942AD"/>
    <w:rsid w:val="007943E9"/>
    <w:rsid w:val="00794B28"/>
    <w:rsid w:val="0079557F"/>
    <w:rsid w:val="00795EEA"/>
    <w:rsid w:val="00796351"/>
    <w:rsid w:val="007969E7"/>
    <w:rsid w:val="00796A3A"/>
    <w:rsid w:val="00796DE5"/>
    <w:rsid w:val="007A07A4"/>
    <w:rsid w:val="007A32F9"/>
    <w:rsid w:val="007A3BF1"/>
    <w:rsid w:val="007A426C"/>
    <w:rsid w:val="007A467F"/>
    <w:rsid w:val="007A5BFB"/>
    <w:rsid w:val="007A67A5"/>
    <w:rsid w:val="007A6925"/>
    <w:rsid w:val="007A692F"/>
    <w:rsid w:val="007A7609"/>
    <w:rsid w:val="007A7EFA"/>
    <w:rsid w:val="007B005C"/>
    <w:rsid w:val="007B0320"/>
    <w:rsid w:val="007B0BA4"/>
    <w:rsid w:val="007B0F29"/>
    <w:rsid w:val="007B328B"/>
    <w:rsid w:val="007B3C17"/>
    <w:rsid w:val="007B4CDF"/>
    <w:rsid w:val="007B4FA5"/>
    <w:rsid w:val="007B52E1"/>
    <w:rsid w:val="007B593C"/>
    <w:rsid w:val="007B5F9A"/>
    <w:rsid w:val="007B6B2C"/>
    <w:rsid w:val="007B7217"/>
    <w:rsid w:val="007B7F3C"/>
    <w:rsid w:val="007C074B"/>
    <w:rsid w:val="007C26AC"/>
    <w:rsid w:val="007C41AF"/>
    <w:rsid w:val="007C46A3"/>
    <w:rsid w:val="007C4B59"/>
    <w:rsid w:val="007C50C3"/>
    <w:rsid w:val="007C55AC"/>
    <w:rsid w:val="007C636E"/>
    <w:rsid w:val="007C6816"/>
    <w:rsid w:val="007C772B"/>
    <w:rsid w:val="007C7E72"/>
    <w:rsid w:val="007D0FAC"/>
    <w:rsid w:val="007D13EE"/>
    <w:rsid w:val="007D1923"/>
    <w:rsid w:val="007D1B83"/>
    <w:rsid w:val="007D2D6D"/>
    <w:rsid w:val="007D43C2"/>
    <w:rsid w:val="007D54FD"/>
    <w:rsid w:val="007D5688"/>
    <w:rsid w:val="007D5CFE"/>
    <w:rsid w:val="007D6469"/>
    <w:rsid w:val="007D6799"/>
    <w:rsid w:val="007D6E3D"/>
    <w:rsid w:val="007D7628"/>
    <w:rsid w:val="007D776E"/>
    <w:rsid w:val="007E0058"/>
    <w:rsid w:val="007E02C8"/>
    <w:rsid w:val="007E0850"/>
    <w:rsid w:val="007E08D7"/>
    <w:rsid w:val="007E09DA"/>
    <w:rsid w:val="007E09EF"/>
    <w:rsid w:val="007E0E2A"/>
    <w:rsid w:val="007E1053"/>
    <w:rsid w:val="007E1851"/>
    <w:rsid w:val="007E37BB"/>
    <w:rsid w:val="007E3815"/>
    <w:rsid w:val="007E3881"/>
    <w:rsid w:val="007E5295"/>
    <w:rsid w:val="007E685F"/>
    <w:rsid w:val="007E70F1"/>
    <w:rsid w:val="007E7915"/>
    <w:rsid w:val="007F038D"/>
    <w:rsid w:val="007F12C4"/>
    <w:rsid w:val="007F1823"/>
    <w:rsid w:val="007F1B7E"/>
    <w:rsid w:val="007F1C9B"/>
    <w:rsid w:val="007F321F"/>
    <w:rsid w:val="007F4BF9"/>
    <w:rsid w:val="007F520F"/>
    <w:rsid w:val="00801740"/>
    <w:rsid w:val="008017CA"/>
    <w:rsid w:val="00801D68"/>
    <w:rsid w:val="00802719"/>
    <w:rsid w:val="008035D3"/>
    <w:rsid w:val="008036D3"/>
    <w:rsid w:val="008054A2"/>
    <w:rsid w:val="00805949"/>
    <w:rsid w:val="00805E9C"/>
    <w:rsid w:val="00806A9A"/>
    <w:rsid w:val="008078F0"/>
    <w:rsid w:val="008100C8"/>
    <w:rsid w:val="00810410"/>
    <w:rsid w:val="00810D31"/>
    <w:rsid w:val="00811A07"/>
    <w:rsid w:val="00811FAC"/>
    <w:rsid w:val="00813304"/>
    <w:rsid w:val="0081334C"/>
    <w:rsid w:val="008140CA"/>
    <w:rsid w:val="0081463D"/>
    <w:rsid w:val="00814777"/>
    <w:rsid w:val="00815F5A"/>
    <w:rsid w:val="00816226"/>
    <w:rsid w:val="00816D13"/>
    <w:rsid w:val="00816E77"/>
    <w:rsid w:val="008171DD"/>
    <w:rsid w:val="00817344"/>
    <w:rsid w:val="00821679"/>
    <w:rsid w:val="00821AF7"/>
    <w:rsid w:val="00821E5B"/>
    <w:rsid w:val="00821FF8"/>
    <w:rsid w:val="008224C1"/>
    <w:rsid w:val="00822DF8"/>
    <w:rsid w:val="00823160"/>
    <w:rsid w:val="00823327"/>
    <w:rsid w:val="0082343C"/>
    <w:rsid w:val="00823ED1"/>
    <w:rsid w:val="0082436C"/>
    <w:rsid w:val="00824A65"/>
    <w:rsid w:val="00824E4F"/>
    <w:rsid w:val="00825BF8"/>
    <w:rsid w:val="00826824"/>
    <w:rsid w:val="00826F4D"/>
    <w:rsid w:val="00827C91"/>
    <w:rsid w:val="00830618"/>
    <w:rsid w:val="0083129C"/>
    <w:rsid w:val="00831BB3"/>
    <w:rsid w:val="00831C07"/>
    <w:rsid w:val="0083277E"/>
    <w:rsid w:val="00833C9B"/>
    <w:rsid w:val="00834A9B"/>
    <w:rsid w:val="00835048"/>
    <w:rsid w:val="00835B16"/>
    <w:rsid w:val="00836383"/>
    <w:rsid w:val="0083650B"/>
    <w:rsid w:val="00836954"/>
    <w:rsid w:val="00836BA7"/>
    <w:rsid w:val="00836FB1"/>
    <w:rsid w:val="00837CA2"/>
    <w:rsid w:val="008416E8"/>
    <w:rsid w:val="0084182F"/>
    <w:rsid w:val="00841B2C"/>
    <w:rsid w:val="0084292B"/>
    <w:rsid w:val="00843EC2"/>
    <w:rsid w:val="00844456"/>
    <w:rsid w:val="008469B1"/>
    <w:rsid w:val="00846BCE"/>
    <w:rsid w:val="00846BFE"/>
    <w:rsid w:val="008476C1"/>
    <w:rsid w:val="008502E0"/>
    <w:rsid w:val="00850660"/>
    <w:rsid w:val="0085095A"/>
    <w:rsid w:val="00851A3E"/>
    <w:rsid w:val="008526A9"/>
    <w:rsid w:val="0085451D"/>
    <w:rsid w:val="00854877"/>
    <w:rsid w:val="00855EA4"/>
    <w:rsid w:val="00857D58"/>
    <w:rsid w:val="0086005B"/>
    <w:rsid w:val="0086063F"/>
    <w:rsid w:val="00860CA5"/>
    <w:rsid w:val="00860E91"/>
    <w:rsid w:val="008622C3"/>
    <w:rsid w:val="008644FD"/>
    <w:rsid w:val="00866C3B"/>
    <w:rsid w:val="0086726C"/>
    <w:rsid w:val="00867533"/>
    <w:rsid w:val="0086782A"/>
    <w:rsid w:val="00867A10"/>
    <w:rsid w:val="00867B23"/>
    <w:rsid w:val="00867C48"/>
    <w:rsid w:val="00867CA7"/>
    <w:rsid w:val="00870421"/>
    <w:rsid w:val="00870948"/>
    <w:rsid w:val="008720DD"/>
    <w:rsid w:val="00872DAE"/>
    <w:rsid w:val="00872E0F"/>
    <w:rsid w:val="008732B5"/>
    <w:rsid w:val="0087337A"/>
    <w:rsid w:val="00874D8C"/>
    <w:rsid w:val="00876720"/>
    <w:rsid w:val="0087722A"/>
    <w:rsid w:val="008778E4"/>
    <w:rsid w:val="008779E9"/>
    <w:rsid w:val="00880AF7"/>
    <w:rsid w:val="00881D6C"/>
    <w:rsid w:val="00882CEC"/>
    <w:rsid w:val="008839FB"/>
    <w:rsid w:val="00883C63"/>
    <w:rsid w:val="00883F06"/>
    <w:rsid w:val="00884379"/>
    <w:rsid w:val="00884512"/>
    <w:rsid w:val="00884F97"/>
    <w:rsid w:val="008857A0"/>
    <w:rsid w:val="00886DE0"/>
    <w:rsid w:val="00887347"/>
    <w:rsid w:val="008923FA"/>
    <w:rsid w:val="00892748"/>
    <w:rsid w:val="00893544"/>
    <w:rsid w:val="00893BE5"/>
    <w:rsid w:val="00894364"/>
    <w:rsid w:val="0089442C"/>
    <w:rsid w:val="008952EC"/>
    <w:rsid w:val="00895514"/>
    <w:rsid w:val="008958C5"/>
    <w:rsid w:val="00895E11"/>
    <w:rsid w:val="008A202B"/>
    <w:rsid w:val="008A2F13"/>
    <w:rsid w:val="008A4BBF"/>
    <w:rsid w:val="008A5896"/>
    <w:rsid w:val="008A59D8"/>
    <w:rsid w:val="008A64B1"/>
    <w:rsid w:val="008A64DA"/>
    <w:rsid w:val="008A66D9"/>
    <w:rsid w:val="008A6B36"/>
    <w:rsid w:val="008B0011"/>
    <w:rsid w:val="008B091D"/>
    <w:rsid w:val="008B0FD2"/>
    <w:rsid w:val="008B0FE2"/>
    <w:rsid w:val="008B2964"/>
    <w:rsid w:val="008B3B97"/>
    <w:rsid w:val="008B3E7B"/>
    <w:rsid w:val="008B492B"/>
    <w:rsid w:val="008B4B27"/>
    <w:rsid w:val="008B57CC"/>
    <w:rsid w:val="008B5BE3"/>
    <w:rsid w:val="008B6BF6"/>
    <w:rsid w:val="008C0162"/>
    <w:rsid w:val="008C029B"/>
    <w:rsid w:val="008C0773"/>
    <w:rsid w:val="008C0D42"/>
    <w:rsid w:val="008C2A49"/>
    <w:rsid w:val="008C2AEA"/>
    <w:rsid w:val="008C4BB2"/>
    <w:rsid w:val="008C4DF0"/>
    <w:rsid w:val="008C54C6"/>
    <w:rsid w:val="008C5816"/>
    <w:rsid w:val="008C6416"/>
    <w:rsid w:val="008C6748"/>
    <w:rsid w:val="008C68FA"/>
    <w:rsid w:val="008D0D82"/>
    <w:rsid w:val="008D1F3B"/>
    <w:rsid w:val="008D1F5D"/>
    <w:rsid w:val="008D23DE"/>
    <w:rsid w:val="008D2542"/>
    <w:rsid w:val="008D34E9"/>
    <w:rsid w:val="008D39BA"/>
    <w:rsid w:val="008D4DC4"/>
    <w:rsid w:val="008D52CA"/>
    <w:rsid w:val="008D5444"/>
    <w:rsid w:val="008D64DC"/>
    <w:rsid w:val="008D68AB"/>
    <w:rsid w:val="008D6D8C"/>
    <w:rsid w:val="008D70EF"/>
    <w:rsid w:val="008D7E37"/>
    <w:rsid w:val="008E05F9"/>
    <w:rsid w:val="008E072F"/>
    <w:rsid w:val="008E09B9"/>
    <w:rsid w:val="008E2A64"/>
    <w:rsid w:val="008E31B6"/>
    <w:rsid w:val="008E3485"/>
    <w:rsid w:val="008E4415"/>
    <w:rsid w:val="008E5A34"/>
    <w:rsid w:val="008E6488"/>
    <w:rsid w:val="008E64A9"/>
    <w:rsid w:val="008E712A"/>
    <w:rsid w:val="008F0ECE"/>
    <w:rsid w:val="008F2300"/>
    <w:rsid w:val="008F2E72"/>
    <w:rsid w:val="008F3C29"/>
    <w:rsid w:val="008F43E1"/>
    <w:rsid w:val="008F4BDE"/>
    <w:rsid w:val="008F4C13"/>
    <w:rsid w:val="008F56D2"/>
    <w:rsid w:val="008F6862"/>
    <w:rsid w:val="008F6AE0"/>
    <w:rsid w:val="008F7364"/>
    <w:rsid w:val="008F73CB"/>
    <w:rsid w:val="008F7442"/>
    <w:rsid w:val="0090065C"/>
    <w:rsid w:val="009009BD"/>
    <w:rsid w:val="00900AA4"/>
    <w:rsid w:val="009017D3"/>
    <w:rsid w:val="00902110"/>
    <w:rsid w:val="00904091"/>
    <w:rsid w:val="00904C9D"/>
    <w:rsid w:val="00907028"/>
    <w:rsid w:val="0091172B"/>
    <w:rsid w:val="009118B7"/>
    <w:rsid w:val="00913394"/>
    <w:rsid w:val="0091357E"/>
    <w:rsid w:val="00914128"/>
    <w:rsid w:val="00914214"/>
    <w:rsid w:val="009165AA"/>
    <w:rsid w:val="00916621"/>
    <w:rsid w:val="0091701D"/>
    <w:rsid w:val="009173D0"/>
    <w:rsid w:val="00920EE0"/>
    <w:rsid w:val="00921A55"/>
    <w:rsid w:val="009222FD"/>
    <w:rsid w:val="00922690"/>
    <w:rsid w:val="00922702"/>
    <w:rsid w:val="00923D0F"/>
    <w:rsid w:val="00923DC3"/>
    <w:rsid w:val="009244B6"/>
    <w:rsid w:val="0092558D"/>
    <w:rsid w:val="00925DB9"/>
    <w:rsid w:val="009261D6"/>
    <w:rsid w:val="00926818"/>
    <w:rsid w:val="009276D6"/>
    <w:rsid w:val="00930500"/>
    <w:rsid w:val="009319E0"/>
    <w:rsid w:val="00931CB5"/>
    <w:rsid w:val="00932B0D"/>
    <w:rsid w:val="00932FAB"/>
    <w:rsid w:val="0093341A"/>
    <w:rsid w:val="00933C75"/>
    <w:rsid w:val="00934DCF"/>
    <w:rsid w:val="00935116"/>
    <w:rsid w:val="00935C9D"/>
    <w:rsid w:val="00935F96"/>
    <w:rsid w:val="00936E2F"/>
    <w:rsid w:val="00937901"/>
    <w:rsid w:val="00940945"/>
    <w:rsid w:val="00941535"/>
    <w:rsid w:val="00941A8F"/>
    <w:rsid w:val="00941C43"/>
    <w:rsid w:val="00942635"/>
    <w:rsid w:val="0094294D"/>
    <w:rsid w:val="009434CF"/>
    <w:rsid w:val="00946638"/>
    <w:rsid w:val="00946A11"/>
    <w:rsid w:val="00947273"/>
    <w:rsid w:val="00947DAA"/>
    <w:rsid w:val="0095056D"/>
    <w:rsid w:val="00951785"/>
    <w:rsid w:val="00952BD2"/>
    <w:rsid w:val="009539D6"/>
    <w:rsid w:val="00954211"/>
    <w:rsid w:val="00954C16"/>
    <w:rsid w:val="00956930"/>
    <w:rsid w:val="00956AC7"/>
    <w:rsid w:val="00957652"/>
    <w:rsid w:val="00960134"/>
    <w:rsid w:val="00961119"/>
    <w:rsid w:val="00961418"/>
    <w:rsid w:val="00962419"/>
    <w:rsid w:val="0096248A"/>
    <w:rsid w:val="00962F81"/>
    <w:rsid w:val="00962FB0"/>
    <w:rsid w:val="009633E2"/>
    <w:rsid w:val="00964653"/>
    <w:rsid w:val="00964FF1"/>
    <w:rsid w:val="00965D9F"/>
    <w:rsid w:val="0096700D"/>
    <w:rsid w:val="009675D4"/>
    <w:rsid w:val="0096780D"/>
    <w:rsid w:val="00967B1E"/>
    <w:rsid w:val="00972687"/>
    <w:rsid w:val="00973C62"/>
    <w:rsid w:val="009746CA"/>
    <w:rsid w:val="00974C86"/>
    <w:rsid w:val="00975CB1"/>
    <w:rsid w:val="00976ECA"/>
    <w:rsid w:val="00976FB7"/>
    <w:rsid w:val="009770C5"/>
    <w:rsid w:val="009803C8"/>
    <w:rsid w:val="00980E15"/>
    <w:rsid w:val="0098118B"/>
    <w:rsid w:val="009824F7"/>
    <w:rsid w:val="009825C1"/>
    <w:rsid w:val="00982EC7"/>
    <w:rsid w:val="00982F47"/>
    <w:rsid w:val="0098317B"/>
    <w:rsid w:val="0098324C"/>
    <w:rsid w:val="00983E47"/>
    <w:rsid w:val="00986042"/>
    <w:rsid w:val="00986574"/>
    <w:rsid w:val="00987D67"/>
    <w:rsid w:val="0099091F"/>
    <w:rsid w:val="00993180"/>
    <w:rsid w:val="0099399E"/>
    <w:rsid w:val="0099464F"/>
    <w:rsid w:val="00994AEE"/>
    <w:rsid w:val="00994D03"/>
    <w:rsid w:val="00995D83"/>
    <w:rsid w:val="00997920"/>
    <w:rsid w:val="009A14D3"/>
    <w:rsid w:val="009A199F"/>
    <w:rsid w:val="009A2375"/>
    <w:rsid w:val="009A340C"/>
    <w:rsid w:val="009A35F1"/>
    <w:rsid w:val="009A3BAE"/>
    <w:rsid w:val="009A3E04"/>
    <w:rsid w:val="009A4048"/>
    <w:rsid w:val="009A40D5"/>
    <w:rsid w:val="009A46BD"/>
    <w:rsid w:val="009A476D"/>
    <w:rsid w:val="009A4A68"/>
    <w:rsid w:val="009A4AB0"/>
    <w:rsid w:val="009A58CC"/>
    <w:rsid w:val="009A7AEB"/>
    <w:rsid w:val="009B1D83"/>
    <w:rsid w:val="009B2482"/>
    <w:rsid w:val="009B255C"/>
    <w:rsid w:val="009B2BFD"/>
    <w:rsid w:val="009B4300"/>
    <w:rsid w:val="009B4D8F"/>
    <w:rsid w:val="009B6228"/>
    <w:rsid w:val="009B670D"/>
    <w:rsid w:val="009B6B44"/>
    <w:rsid w:val="009B7A76"/>
    <w:rsid w:val="009B7BB9"/>
    <w:rsid w:val="009C1BA1"/>
    <w:rsid w:val="009C20C9"/>
    <w:rsid w:val="009C2642"/>
    <w:rsid w:val="009C2A22"/>
    <w:rsid w:val="009C368B"/>
    <w:rsid w:val="009C38FB"/>
    <w:rsid w:val="009C4469"/>
    <w:rsid w:val="009C4976"/>
    <w:rsid w:val="009C4E90"/>
    <w:rsid w:val="009C4F67"/>
    <w:rsid w:val="009C572B"/>
    <w:rsid w:val="009C59AE"/>
    <w:rsid w:val="009C6264"/>
    <w:rsid w:val="009C62ED"/>
    <w:rsid w:val="009C7837"/>
    <w:rsid w:val="009C7B80"/>
    <w:rsid w:val="009D0C91"/>
    <w:rsid w:val="009D2D7E"/>
    <w:rsid w:val="009D3190"/>
    <w:rsid w:val="009D3B42"/>
    <w:rsid w:val="009D417F"/>
    <w:rsid w:val="009D4438"/>
    <w:rsid w:val="009D4AE2"/>
    <w:rsid w:val="009D4CAC"/>
    <w:rsid w:val="009D5311"/>
    <w:rsid w:val="009D5556"/>
    <w:rsid w:val="009D6130"/>
    <w:rsid w:val="009D6DF2"/>
    <w:rsid w:val="009D718E"/>
    <w:rsid w:val="009E0003"/>
    <w:rsid w:val="009E0937"/>
    <w:rsid w:val="009E1261"/>
    <w:rsid w:val="009E1537"/>
    <w:rsid w:val="009E19AF"/>
    <w:rsid w:val="009E1AF8"/>
    <w:rsid w:val="009E1C0F"/>
    <w:rsid w:val="009E26BA"/>
    <w:rsid w:val="009E26F0"/>
    <w:rsid w:val="009E2D09"/>
    <w:rsid w:val="009E3E91"/>
    <w:rsid w:val="009E4084"/>
    <w:rsid w:val="009E44C5"/>
    <w:rsid w:val="009E5FC5"/>
    <w:rsid w:val="009E6A2A"/>
    <w:rsid w:val="009E6DB6"/>
    <w:rsid w:val="009E74F2"/>
    <w:rsid w:val="009F0CF1"/>
    <w:rsid w:val="009F190A"/>
    <w:rsid w:val="009F25E1"/>
    <w:rsid w:val="009F2943"/>
    <w:rsid w:val="009F3B3F"/>
    <w:rsid w:val="009F59D3"/>
    <w:rsid w:val="009F6854"/>
    <w:rsid w:val="009F6C2C"/>
    <w:rsid w:val="009F7B78"/>
    <w:rsid w:val="009F7FAC"/>
    <w:rsid w:val="00A0098C"/>
    <w:rsid w:val="00A01EA9"/>
    <w:rsid w:val="00A02B7A"/>
    <w:rsid w:val="00A03A5E"/>
    <w:rsid w:val="00A03C1B"/>
    <w:rsid w:val="00A04C9D"/>
    <w:rsid w:val="00A05957"/>
    <w:rsid w:val="00A05ECB"/>
    <w:rsid w:val="00A062BB"/>
    <w:rsid w:val="00A06896"/>
    <w:rsid w:val="00A1006D"/>
    <w:rsid w:val="00A1019D"/>
    <w:rsid w:val="00A10A6B"/>
    <w:rsid w:val="00A1125A"/>
    <w:rsid w:val="00A11F42"/>
    <w:rsid w:val="00A133E7"/>
    <w:rsid w:val="00A13892"/>
    <w:rsid w:val="00A15604"/>
    <w:rsid w:val="00A164B2"/>
    <w:rsid w:val="00A16F40"/>
    <w:rsid w:val="00A17FBE"/>
    <w:rsid w:val="00A207B2"/>
    <w:rsid w:val="00A20B97"/>
    <w:rsid w:val="00A20CDF"/>
    <w:rsid w:val="00A23310"/>
    <w:rsid w:val="00A247CC"/>
    <w:rsid w:val="00A25545"/>
    <w:rsid w:val="00A2596F"/>
    <w:rsid w:val="00A260ED"/>
    <w:rsid w:val="00A27550"/>
    <w:rsid w:val="00A27AE3"/>
    <w:rsid w:val="00A27DD2"/>
    <w:rsid w:val="00A3038D"/>
    <w:rsid w:val="00A30ED0"/>
    <w:rsid w:val="00A3184C"/>
    <w:rsid w:val="00A32421"/>
    <w:rsid w:val="00A328AF"/>
    <w:rsid w:val="00A35230"/>
    <w:rsid w:val="00A35B62"/>
    <w:rsid w:val="00A35D42"/>
    <w:rsid w:val="00A36483"/>
    <w:rsid w:val="00A3648A"/>
    <w:rsid w:val="00A36861"/>
    <w:rsid w:val="00A41BFA"/>
    <w:rsid w:val="00A42C01"/>
    <w:rsid w:val="00A4400F"/>
    <w:rsid w:val="00A441B1"/>
    <w:rsid w:val="00A4429D"/>
    <w:rsid w:val="00A44717"/>
    <w:rsid w:val="00A459DF"/>
    <w:rsid w:val="00A45CFE"/>
    <w:rsid w:val="00A4619A"/>
    <w:rsid w:val="00A46FA9"/>
    <w:rsid w:val="00A50218"/>
    <w:rsid w:val="00A5115F"/>
    <w:rsid w:val="00A52E1C"/>
    <w:rsid w:val="00A53307"/>
    <w:rsid w:val="00A53AE9"/>
    <w:rsid w:val="00A541C5"/>
    <w:rsid w:val="00A5426D"/>
    <w:rsid w:val="00A5543D"/>
    <w:rsid w:val="00A602FF"/>
    <w:rsid w:val="00A605A9"/>
    <w:rsid w:val="00A61907"/>
    <w:rsid w:val="00A6289E"/>
    <w:rsid w:val="00A62D43"/>
    <w:rsid w:val="00A635C5"/>
    <w:rsid w:val="00A63881"/>
    <w:rsid w:val="00A639BA"/>
    <w:rsid w:val="00A64103"/>
    <w:rsid w:val="00A64591"/>
    <w:rsid w:val="00A64628"/>
    <w:rsid w:val="00A650B8"/>
    <w:rsid w:val="00A652F8"/>
    <w:rsid w:val="00A655D8"/>
    <w:rsid w:val="00A66A36"/>
    <w:rsid w:val="00A7005B"/>
    <w:rsid w:val="00A700E0"/>
    <w:rsid w:val="00A701A4"/>
    <w:rsid w:val="00A716B3"/>
    <w:rsid w:val="00A71C4B"/>
    <w:rsid w:val="00A71FD5"/>
    <w:rsid w:val="00A720B4"/>
    <w:rsid w:val="00A723C1"/>
    <w:rsid w:val="00A725F2"/>
    <w:rsid w:val="00A731A5"/>
    <w:rsid w:val="00A7412A"/>
    <w:rsid w:val="00A74141"/>
    <w:rsid w:val="00A7440B"/>
    <w:rsid w:val="00A748B4"/>
    <w:rsid w:val="00A74F39"/>
    <w:rsid w:val="00A76198"/>
    <w:rsid w:val="00A7711F"/>
    <w:rsid w:val="00A77C5E"/>
    <w:rsid w:val="00A80AAB"/>
    <w:rsid w:val="00A8130A"/>
    <w:rsid w:val="00A8204D"/>
    <w:rsid w:val="00A8277F"/>
    <w:rsid w:val="00A82BFE"/>
    <w:rsid w:val="00A83708"/>
    <w:rsid w:val="00A84166"/>
    <w:rsid w:val="00A8437A"/>
    <w:rsid w:val="00A846B3"/>
    <w:rsid w:val="00A84763"/>
    <w:rsid w:val="00A84A83"/>
    <w:rsid w:val="00A879F2"/>
    <w:rsid w:val="00A87B75"/>
    <w:rsid w:val="00A9080B"/>
    <w:rsid w:val="00A91DCC"/>
    <w:rsid w:val="00A942FF"/>
    <w:rsid w:val="00A94970"/>
    <w:rsid w:val="00A96400"/>
    <w:rsid w:val="00A96491"/>
    <w:rsid w:val="00A96BEE"/>
    <w:rsid w:val="00A97697"/>
    <w:rsid w:val="00AA0A06"/>
    <w:rsid w:val="00AA0F28"/>
    <w:rsid w:val="00AA13E1"/>
    <w:rsid w:val="00AA2821"/>
    <w:rsid w:val="00AA28D8"/>
    <w:rsid w:val="00AA2CD3"/>
    <w:rsid w:val="00AA36D4"/>
    <w:rsid w:val="00AA3C7A"/>
    <w:rsid w:val="00AA5701"/>
    <w:rsid w:val="00AA57C2"/>
    <w:rsid w:val="00AA6BBD"/>
    <w:rsid w:val="00AA7F69"/>
    <w:rsid w:val="00AB152A"/>
    <w:rsid w:val="00AB2184"/>
    <w:rsid w:val="00AB2D74"/>
    <w:rsid w:val="00AB3F4A"/>
    <w:rsid w:val="00AB58DE"/>
    <w:rsid w:val="00AB67ED"/>
    <w:rsid w:val="00AB6881"/>
    <w:rsid w:val="00AB69CD"/>
    <w:rsid w:val="00AB7916"/>
    <w:rsid w:val="00AB79D0"/>
    <w:rsid w:val="00AC0134"/>
    <w:rsid w:val="00AC0EF9"/>
    <w:rsid w:val="00AC1AB9"/>
    <w:rsid w:val="00AC229B"/>
    <w:rsid w:val="00AC2B25"/>
    <w:rsid w:val="00AC36E7"/>
    <w:rsid w:val="00AC3F38"/>
    <w:rsid w:val="00AC470B"/>
    <w:rsid w:val="00AC4D77"/>
    <w:rsid w:val="00AC57E9"/>
    <w:rsid w:val="00AC5956"/>
    <w:rsid w:val="00AC5E0D"/>
    <w:rsid w:val="00AC7321"/>
    <w:rsid w:val="00AD02C7"/>
    <w:rsid w:val="00AD103C"/>
    <w:rsid w:val="00AD1B59"/>
    <w:rsid w:val="00AD1DD2"/>
    <w:rsid w:val="00AD1FD3"/>
    <w:rsid w:val="00AD2059"/>
    <w:rsid w:val="00AD346B"/>
    <w:rsid w:val="00AD414B"/>
    <w:rsid w:val="00AD47B3"/>
    <w:rsid w:val="00AD5DC7"/>
    <w:rsid w:val="00AD62E6"/>
    <w:rsid w:val="00AD634E"/>
    <w:rsid w:val="00AD6610"/>
    <w:rsid w:val="00AD6F03"/>
    <w:rsid w:val="00AD7BFA"/>
    <w:rsid w:val="00AE0335"/>
    <w:rsid w:val="00AE09BD"/>
    <w:rsid w:val="00AE0F7C"/>
    <w:rsid w:val="00AE1A96"/>
    <w:rsid w:val="00AE27A0"/>
    <w:rsid w:val="00AE27C9"/>
    <w:rsid w:val="00AE2E16"/>
    <w:rsid w:val="00AE2F52"/>
    <w:rsid w:val="00AE33BC"/>
    <w:rsid w:val="00AE372B"/>
    <w:rsid w:val="00AE3D9E"/>
    <w:rsid w:val="00AE498B"/>
    <w:rsid w:val="00AE6538"/>
    <w:rsid w:val="00AE6ABB"/>
    <w:rsid w:val="00AF0947"/>
    <w:rsid w:val="00AF230B"/>
    <w:rsid w:val="00AF457C"/>
    <w:rsid w:val="00AF45D0"/>
    <w:rsid w:val="00AF4A0D"/>
    <w:rsid w:val="00AF4A73"/>
    <w:rsid w:val="00AF5D84"/>
    <w:rsid w:val="00AF71E2"/>
    <w:rsid w:val="00AF747E"/>
    <w:rsid w:val="00AF7804"/>
    <w:rsid w:val="00B0014E"/>
    <w:rsid w:val="00B009B0"/>
    <w:rsid w:val="00B00CCD"/>
    <w:rsid w:val="00B01B8A"/>
    <w:rsid w:val="00B02F5E"/>
    <w:rsid w:val="00B03D4A"/>
    <w:rsid w:val="00B04CD3"/>
    <w:rsid w:val="00B0675E"/>
    <w:rsid w:val="00B06A64"/>
    <w:rsid w:val="00B07C2C"/>
    <w:rsid w:val="00B10037"/>
    <w:rsid w:val="00B11130"/>
    <w:rsid w:val="00B116EA"/>
    <w:rsid w:val="00B11E9E"/>
    <w:rsid w:val="00B121B7"/>
    <w:rsid w:val="00B12CAC"/>
    <w:rsid w:val="00B12F9D"/>
    <w:rsid w:val="00B13A8E"/>
    <w:rsid w:val="00B13F91"/>
    <w:rsid w:val="00B14378"/>
    <w:rsid w:val="00B156F3"/>
    <w:rsid w:val="00B16887"/>
    <w:rsid w:val="00B17A57"/>
    <w:rsid w:val="00B20D0E"/>
    <w:rsid w:val="00B21689"/>
    <w:rsid w:val="00B22DF8"/>
    <w:rsid w:val="00B2363E"/>
    <w:rsid w:val="00B2371D"/>
    <w:rsid w:val="00B23E67"/>
    <w:rsid w:val="00B24230"/>
    <w:rsid w:val="00B24602"/>
    <w:rsid w:val="00B249BE"/>
    <w:rsid w:val="00B24F4F"/>
    <w:rsid w:val="00B267B9"/>
    <w:rsid w:val="00B27DD7"/>
    <w:rsid w:val="00B27EED"/>
    <w:rsid w:val="00B322A6"/>
    <w:rsid w:val="00B32879"/>
    <w:rsid w:val="00B35268"/>
    <w:rsid w:val="00B35E0A"/>
    <w:rsid w:val="00B364EC"/>
    <w:rsid w:val="00B37E5A"/>
    <w:rsid w:val="00B42BD5"/>
    <w:rsid w:val="00B42EE2"/>
    <w:rsid w:val="00B432D9"/>
    <w:rsid w:val="00B4425A"/>
    <w:rsid w:val="00B4455D"/>
    <w:rsid w:val="00B44F5B"/>
    <w:rsid w:val="00B4504F"/>
    <w:rsid w:val="00B4514B"/>
    <w:rsid w:val="00B45A68"/>
    <w:rsid w:val="00B46451"/>
    <w:rsid w:val="00B468C1"/>
    <w:rsid w:val="00B46BC6"/>
    <w:rsid w:val="00B4700F"/>
    <w:rsid w:val="00B47470"/>
    <w:rsid w:val="00B47BB4"/>
    <w:rsid w:val="00B47D97"/>
    <w:rsid w:val="00B47E05"/>
    <w:rsid w:val="00B47E06"/>
    <w:rsid w:val="00B506F1"/>
    <w:rsid w:val="00B51C5E"/>
    <w:rsid w:val="00B52CDA"/>
    <w:rsid w:val="00B52F74"/>
    <w:rsid w:val="00B5327B"/>
    <w:rsid w:val="00B54B50"/>
    <w:rsid w:val="00B5566B"/>
    <w:rsid w:val="00B56801"/>
    <w:rsid w:val="00B56B53"/>
    <w:rsid w:val="00B57702"/>
    <w:rsid w:val="00B61624"/>
    <w:rsid w:val="00B61BB1"/>
    <w:rsid w:val="00B61F92"/>
    <w:rsid w:val="00B63883"/>
    <w:rsid w:val="00B63A39"/>
    <w:rsid w:val="00B63D7B"/>
    <w:rsid w:val="00B63DE5"/>
    <w:rsid w:val="00B65D9D"/>
    <w:rsid w:val="00B67703"/>
    <w:rsid w:val="00B6788F"/>
    <w:rsid w:val="00B67F83"/>
    <w:rsid w:val="00B702AF"/>
    <w:rsid w:val="00B708AA"/>
    <w:rsid w:val="00B70E44"/>
    <w:rsid w:val="00B72BF1"/>
    <w:rsid w:val="00B72F0D"/>
    <w:rsid w:val="00B72FCE"/>
    <w:rsid w:val="00B73732"/>
    <w:rsid w:val="00B73C8F"/>
    <w:rsid w:val="00B73FF0"/>
    <w:rsid w:val="00B74159"/>
    <w:rsid w:val="00B74788"/>
    <w:rsid w:val="00B74D4B"/>
    <w:rsid w:val="00B75341"/>
    <w:rsid w:val="00B75C9C"/>
    <w:rsid w:val="00B75FEB"/>
    <w:rsid w:val="00B765C7"/>
    <w:rsid w:val="00B76A9C"/>
    <w:rsid w:val="00B77369"/>
    <w:rsid w:val="00B7772C"/>
    <w:rsid w:val="00B8010F"/>
    <w:rsid w:val="00B801F2"/>
    <w:rsid w:val="00B8031A"/>
    <w:rsid w:val="00B803EE"/>
    <w:rsid w:val="00B804AA"/>
    <w:rsid w:val="00B80514"/>
    <w:rsid w:val="00B80B70"/>
    <w:rsid w:val="00B81E13"/>
    <w:rsid w:val="00B81FDE"/>
    <w:rsid w:val="00B827E3"/>
    <w:rsid w:val="00B82A31"/>
    <w:rsid w:val="00B83460"/>
    <w:rsid w:val="00B84825"/>
    <w:rsid w:val="00B8490E"/>
    <w:rsid w:val="00B84C62"/>
    <w:rsid w:val="00B84ECB"/>
    <w:rsid w:val="00B8723E"/>
    <w:rsid w:val="00B90FAB"/>
    <w:rsid w:val="00B91557"/>
    <w:rsid w:val="00B91775"/>
    <w:rsid w:val="00B918D4"/>
    <w:rsid w:val="00B91BE6"/>
    <w:rsid w:val="00B924F7"/>
    <w:rsid w:val="00B93906"/>
    <w:rsid w:val="00B93BBC"/>
    <w:rsid w:val="00B97458"/>
    <w:rsid w:val="00B97EE1"/>
    <w:rsid w:val="00BA01C2"/>
    <w:rsid w:val="00BA0912"/>
    <w:rsid w:val="00BA0C4E"/>
    <w:rsid w:val="00BA1015"/>
    <w:rsid w:val="00BA120C"/>
    <w:rsid w:val="00BA1598"/>
    <w:rsid w:val="00BA18E0"/>
    <w:rsid w:val="00BA20C4"/>
    <w:rsid w:val="00BA2971"/>
    <w:rsid w:val="00BA4134"/>
    <w:rsid w:val="00BA4BE0"/>
    <w:rsid w:val="00BA4F2F"/>
    <w:rsid w:val="00BA6206"/>
    <w:rsid w:val="00BA7882"/>
    <w:rsid w:val="00BB00F2"/>
    <w:rsid w:val="00BB0238"/>
    <w:rsid w:val="00BB0DF3"/>
    <w:rsid w:val="00BB1468"/>
    <w:rsid w:val="00BB14EF"/>
    <w:rsid w:val="00BB3765"/>
    <w:rsid w:val="00BB3FD9"/>
    <w:rsid w:val="00BB43C1"/>
    <w:rsid w:val="00BB4A17"/>
    <w:rsid w:val="00BB74D1"/>
    <w:rsid w:val="00BB74FE"/>
    <w:rsid w:val="00BC10A4"/>
    <w:rsid w:val="00BC28FF"/>
    <w:rsid w:val="00BC2EA2"/>
    <w:rsid w:val="00BC32A6"/>
    <w:rsid w:val="00BC4F0E"/>
    <w:rsid w:val="00BC548A"/>
    <w:rsid w:val="00BC5874"/>
    <w:rsid w:val="00BC5CBE"/>
    <w:rsid w:val="00BC5E3A"/>
    <w:rsid w:val="00BC5F98"/>
    <w:rsid w:val="00BC7A6A"/>
    <w:rsid w:val="00BD0C13"/>
    <w:rsid w:val="00BD0D5F"/>
    <w:rsid w:val="00BD1DD9"/>
    <w:rsid w:val="00BD1ED7"/>
    <w:rsid w:val="00BD3489"/>
    <w:rsid w:val="00BD34E0"/>
    <w:rsid w:val="00BD47BF"/>
    <w:rsid w:val="00BD4880"/>
    <w:rsid w:val="00BD4918"/>
    <w:rsid w:val="00BD4B44"/>
    <w:rsid w:val="00BD5F8D"/>
    <w:rsid w:val="00BD64B1"/>
    <w:rsid w:val="00BD750C"/>
    <w:rsid w:val="00BD7632"/>
    <w:rsid w:val="00BE047C"/>
    <w:rsid w:val="00BE04B7"/>
    <w:rsid w:val="00BE1E79"/>
    <w:rsid w:val="00BE2978"/>
    <w:rsid w:val="00BE2B60"/>
    <w:rsid w:val="00BE345F"/>
    <w:rsid w:val="00BE5943"/>
    <w:rsid w:val="00BE5EE2"/>
    <w:rsid w:val="00BE6BAB"/>
    <w:rsid w:val="00BF1007"/>
    <w:rsid w:val="00BF1B6E"/>
    <w:rsid w:val="00BF2368"/>
    <w:rsid w:val="00BF270C"/>
    <w:rsid w:val="00BF2BE1"/>
    <w:rsid w:val="00BF3E04"/>
    <w:rsid w:val="00BF4165"/>
    <w:rsid w:val="00BF480B"/>
    <w:rsid w:val="00BF5019"/>
    <w:rsid w:val="00BF592E"/>
    <w:rsid w:val="00BF5A5D"/>
    <w:rsid w:val="00BF6161"/>
    <w:rsid w:val="00BF662B"/>
    <w:rsid w:val="00BF6F9C"/>
    <w:rsid w:val="00BF71AB"/>
    <w:rsid w:val="00C00130"/>
    <w:rsid w:val="00C00B69"/>
    <w:rsid w:val="00C01154"/>
    <w:rsid w:val="00C01846"/>
    <w:rsid w:val="00C01BC3"/>
    <w:rsid w:val="00C01DD9"/>
    <w:rsid w:val="00C032C8"/>
    <w:rsid w:val="00C0354D"/>
    <w:rsid w:val="00C0403A"/>
    <w:rsid w:val="00C04517"/>
    <w:rsid w:val="00C05783"/>
    <w:rsid w:val="00C0588F"/>
    <w:rsid w:val="00C05ADB"/>
    <w:rsid w:val="00C061E4"/>
    <w:rsid w:val="00C067CA"/>
    <w:rsid w:val="00C07D0D"/>
    <w:rsid w:val="00C10665"/>
    <w:rsid w:val="00C107D7"/>
    <w:rsid w:val="00C10DCB"/>
    <w:rsid w:val="00C11195"/>
    <w:rsid w:val="00C11CC8"/>
    <w:rsid w:val="00C130CE"/>
    <w:rsid w:val="00C13B6C"/>
    <w:rsid w:val="00C149A1"/>
    <w:rsid w:val="00C16115"/>
    <w:rsid w:val="00C16243"/>
    <w:rsid w:val="00C16DF6"/>
    <w:rsid w:val="00C20162"/>
    <w:rsid w:val="00C20AD6"/>
    <w:rsid w:val="00C2112D"/>
    <w:rsid w:val="00C229DD"/>
    <w:rsid w:val="00C25B4B"/>
    <w:rsid w:val="00C26862"/>
    <w:rsid w:val="00C26D30"/>
    <w:rsid w:val="00C272FB"/>
    <w:rsid w:val="00C276C6"/>
    <w:rsid w:val="00C314C8"/>
    <w:rsid w:val="00C33242"/>
    <w:rsid w:val="00C335F9"/>
    <w:rsid w:val="00C33CDD"/>
    <w:rsid w:val="00C34653"/>
    <w:rsid w:val="00C34A44"/>
    <w:rsid w:val="00C35FB5"/>
    <w:rsid w:val="00C3649E"/>
    <w:rsid w:val="00C4011E"/>
    <w:rsid w:val="00C401CC"/>
    <w:rsid w:val="00C4102F"/>
    <w:rsid w:val="00C41133"/>
    <w:rsid w:val="00C421F7"/>
    <w:rsid w:val="00C4269F"/>
    <w:rsid w:val="00C42A8D"/>
    <w:rsid w:val="00C44464"/>
    <w:rsid w:val="00C4544D"/>
    <w:rsid w:val="00C45FAC"/>
    <w:rsid w:val="00C47FB7"/>
    <w:rsid w:val="00C52235"/>
    <w:rsid w:val="00C52A2B"/>
    <w:rsid w:val="00C52FC7"/>
    <w:rsid w:val="00C56684"/>
    <w:rsid w:val="00C568EB"/>
    <w:rsid w:val="00C56DB4"/>
    <w:rsid w:val="00C574EA"/>
    <w:rsid w:val="00C60687"/>
    <w:rsid w:val="00C620CE"/>
    <w:rsid w:val="00C62A70"/>
    <w:rsid w:val="00C62E40"/>
    <w:rsid w:val="00C62F94"/>
    <w:rsid w:val="00C63E29"/>
    <w:rsid w:val="00C63E61"/>
    <w:rsid w:val="00C64556"/>
    <w:rsid w:val="00C64615"/>
    <w:rsid w:val="00C65F7F"/>
    <w:rsid w:val="00C666D3"/>
    <w:rsid w:val="00C66ED4"/>
    <w:rsid w:val="00C670E9"/>
    <w:rsid w:val="00C675C4"/>
    <w:rsid w:val="00C67AAD"/>
    <w:rsid w:val="00C7012B"/>
    <w:rsid w:val="00C71EAD"/>
    <w:rsid w:val="00C720FF"/>
    <w:rsid w:val="00C72565"/>
    <w:rsid w:val="00C72D91"/>
    <w:rsid w:val="00C73FDD"/>
    <w:rsid w:val="00C74BAB"/>
    <w:rsid w:val="00C753A9"/>
    <w:rsid w:val="00C7542D"/>
    <w:rsid w:val="00C75441"/>
    <w:rsid w:val="00C75782"/>
    <w:rsid w:val="00C7627A"/>
    <w:rsid w:val="00C7636F"/>
    <w:rsid w:val="00C7664A"/>
    <w:rsid w:val="00C766C9"/>
    <w:rsid w:val="00C77209"/>
    <w:rsid w:val="00C77CFF"/>
    <w:rsid w:val="00C77E00"/>
    <w:rsid w:val="00C807ED"/>
    <w:rsid w:val="00C8163F"/>
    <w:rsid w:val="00C81E8D"/>
    <w:rsid w:val="00C8203E"/>
    <w:rsid w:val="00C828FC"/>
    <w:rsid w:val="00C83CC8"/>
    <w:rsid w:val="00C848B2"/>
    <w:rsid w:val="00C85412"/>
    <w:rsid w:val="00C8678F"/>
    <w:rsid w:val="00C872F0"/>
    <w:rsid w:val="00C87AA9"/>
    <w:rsid w:val="00C87B00"/>
    <w:rsid w:val="00C87D56"/>
    <w:rsid w:val="00C900CA"/>
    <w:rsid w:val="00C901D0"/>
    <w:rsid w:val="00C90834"/>
    <w:rsid w:val="00C90C79"/>
    <w:rsid w:val="00C9144B"/>
    <w:rsid w:val="00C9183F"/>
    <w:rsid w:val="00C918DC"/>
    <w:rsid w:val="00C91C76"/>
    <w:rsid w:val="00C92D15"/>
    <w:rsid w:val="00C930E8"/>
    <w:rsid w:val="00C93153"/>
    <w:rsid w:val="00C944C8"/>
    <w:rsid w:val="00C953C3"/>
    <w:rsid w:val="00C96044"/>
    <w:rsid w:val="00C97BFE"/>
    <w:rsid w:val="00CA0097"/>
    <w:rsid w:val="00CA0476"/>
    <w:rsid w:val="00CA10B7"/>
    <w:rsid w:val="00CA1F29"/>
    <w:rsid w:val="00CA3785"/>
    <w:rsid w:val="00CA4196"/>
    <w:rsid w:val="00CA4B04"/>
    <w:rsid w:val="00CA52EB"/>
    <w:rsid w:val="00CA5A81"/>
    <w:rsid w:val="00CA5F00"/>
    <w:rsid w:val="00CA5F96"/>
    <w:rsid w:val="00CA602F"/>
    <w:rsid w:val="00CA6DEE"/>
    <w:rsid w:val="00CA7E1E"/>
    <w:rsid w:val="00CA7EC1"/>
    <w:rsid w:val="00CB1996"/>
    <w:rsid w:val="00CB239B"/>
    <w:rsid w:val="00CB48DC"/>
    <w:rsid w:val="00CB4F00"/>
    <w:rsid w:val="00CB676C"/>
    <w:rsid w:val="00CB6C6F"/>
    <w:rsid w:val="00CB7809"/>
    <w:rsid w:val="00CC0C00"/>
    <w:rsid w:val="00CC195D"/>
    <w:rsid w:val="00CC2198"/>
    <w:rsid w:val="00CC23A6"/>
    <w:rsid w:val="00CC484B"/>
    <w:rsid w:val="00CC488F"/>
    <w:rsid w:val="00CC4BF5"/>
    <w:rsid w:val="00CC5973"/>
    <w:rsid w:val="00CC5A5B"/>
    <w:rsid w:val="00CC5DA5"/>
    <w:rsid w:val="00CC7B8E"/>
    <w:rsid w:val="00CD1F95"/>
    <w:rsid w:val="00CD356E"/>
    <w:rsid w:val="00CD38D5"/>
    <w:rsid w:val="00CD3F59"/>
    <w:rsid w:val="00CD42F0"/>
    <w:rsid w:val="00CD5600"/>
    <w:rsid w:val="00CD6384"/>
    <w:rsid w:val="00CD63D6"/>
    <w:rsid w:val="00CD7578"/>
    <w:rsid w:val="00CE0612"/>
    <w:rsid w:val="00CE0DD2"/>
    <w:rsid w:val="00CE124E"/>
    <w:rsid w:val="00CE1AB6"/>
    <w:rsid w:val="00CE258E"/>
    <w:rsid w:val="00CE2C27"/>
    <w:rsid w:val="00CE454E"/>
    <w:rsid w:val="00CE4C8F"/>
    <w:rsid w:val="00CE5093"/>
    <w:rsid w:val="00CE6AE3"/>
    <w:rsid w:val="00CE6C95"/>
    <w:rsid w:val="00CE6E13"/>
    <w:rsid w:val="00CE6F06"/>
    <w:rsid w:val="00CE75E6"/>
    <w:rsid w:val="00CE78B4"/>
    <w:rsid w:val="00CE7E28"/>
    <w:rsid w:val="00CF0B07"/>
    <w:rsid w:val="00CF1833"/>
    <w:rsid w:val="00CF1A5A"/>
    <w:rsid w:val="00CF232F"/>
    <w:rsid w:val="00CF2573"/>
    <w:rsid w:val="00CF2641"/>
    <w:rsid w:val="00CF3FD5"/>
    <w:rsid w:val="00CF4106"/>
    <w:rsid w:val="00CF4C92"/>
    <w:rsid w:val="00CF4DEE"/>
    <w:rsid w:val="00CF4E40"/>
    <w:rsid w:val="00CF6355"/>
    <w:rsid w:val="00D02C1D"/>
    <w:rsid w:val="00D031D3"/>
    <w:rsid w:val="00D03EA7"/>
    <w:rsid w:val="00D03F66"/>
    <w:rsid w:val="00D03F7A"/>
    <w:rsid w:val="00D041B2"/>
    <w:rsid w:val="00D04A5B"/>
    <w:rsid w:val="00D04D09"/>
    <w:rsid w:val="00D05049"/>
    <w:rsid w:val="00D05086"/>
    <w:rsid w:val="00D055C5"/>
    <w:rsid w:val="00D079A2"/>
    <w:rsid w:val="00D10329"/>
    <w:rsid w:val="00D10740"/>
    <w:rsid w:val="00D11007"/>
    <w:rsid w:val="00D1128F"/>
    <w:rsid w:val="00D11633"/>
    <w:rsid w:val="00D1259D"/>
    <w:rsid w:val="00D1368D"/>
    <w:rsid w:val="00D13C03"/>
    <w:rsid w:val="00D13CC3"/>
    <w:rsid w:val="00D143B7"/>
    <w:rsid w:val="00D15348"/>
    <w:rsid w:val="00D15CA5"/>
    <w:rsid w:val="00D17451"/>
    <w:rsid w:val="00D17584"/>
    <w:rsid w:val="00D20334"/>
    <w:rsid w:val="00D212EA"/>
    <w:rsid w:val="00D21BD1"/>
    <w:rsid w:val="00D21E1A"/>
    <w:rsid w:val="00D22247"/>
    <w:rsid w:val="00D22725"/>
    <w:rsid w:val="00D22E63"/>
    <w:rsid w:val="00D23303"/>
    <w:rsid w:val="00D24126"/>
    <w:rsid w:val="00D268EC"/>
    <w:rsid w:val="00D26916"/>
    <w:rsid w:val="00D308ED"/>
    <w:rsid w:val="00D310AE"/>
    <w:rsid w:val="00D31DE9"/>
    <w:rsid w:val="00D3379B"/>
    <w:rsid w:val="00D33D4A"/>
    <w:rsid w:val="00D345D1"/>
    <w:rsid w:val="00D346BA"/>
    <w:rsid w:val="00D34AA0"/>
    <w:rsid w:val="00D35DE7"/>
    <w:rsid w:val="00D35F06"/>
    <w:rsid w:val="00D36907"/>
    <w:rsid w:val="00D37BBD"/>
    <w:rsid w:val="00D40039"/>
    <w:rsid w:val="00D40129"/>
    <w:rsid w:val="00D40279"/>
    <w:rsid w:val="00D409B6"/>
    <w:rsid w:val="00D41A22"/>
    <w:rsid w:val="00D42A4A"/>
    <w:rsid w:val="00D46B3B"/>
    <w:rsid w:val="00D46DD6"/>
    <w:rsid w:val="00D47220"/>
    <w:rsid w:val="00D472BC"/>
    <w:rsid w:val="00D51681"/>
    <w:rsid w:val="00D52F09"/>
    <w:rsid w:val="00D53833"/>
    <w:rsid w:val="00D564F7"/>
    <w:rsid w:val="00D56F9A"/>
    <w:rsid w:val="00D56FC8"/>
    <w:rsid w:val="00D57DD8"/>
    <w:rsid w:val="00D604A9"/>
    <w:rsid w:val="00D6093F"/>
    <w:rsid w:val="00D612ED"/>
    <w:rsid w:val="00D619C5"/>
    <w:rsid w:val="00D61AFA"/>
    <w:rsid w:val="00D61F50"/>
    <w:rsid w:val="00D61F5E"/>
    <w:rsid w:val="00D62637"/>
    <w:rsid w:val="00D63CEB"/>
    <w:rsid w:val="00D647B0"/>
    <w:rsid w:val="00D659A7"/>
    <w:rsid w:val="00D659AD"/>
    <w:rsid w:val="00D66389"/>
    <w:rsid w:val="00D66F5A"/>
    <w:rsid w:val="00D67680"/>
    <w:rsid w:val="00D70DC6"/>
    <w:rsid w:val="00D7125C"/>
    <w:rsid w:val="00D716A4"/>
    <w:rsid w:val="00D71D50"/>
    <w:rsid w:val="00D720DF"/>
    <w:rsid w:val="00D72239"/>
    <w:rsid w:val="00D72530"/>
    <w:rsid w:val="00D72898"/>
    <w:rsid w:val="00D72E72"/>
    <w:rsid w:val="00D73F34"/>
    <w:rsid w:val="00D745E4"/>
    <w:rsid w:val="00D74BF6"/>
    <w:rsid w:val="00D7509D"/>
    <w:rsid w:val="00D75474"/>
    <w:rsid w:val="00D75637"/>
    <w:rsid w:val="00D767D8"/>
    <w:rsid w:val="00D76A7B"/>
    <w:rsid w:val="00D76D33"/>
    <w:rsid w:val="00D76FDC"/>
    <w:rsid w:val="00D7706C"/>
    <w:rsid w:val="00D7711C"/>
    <w:rsid w:val="00D77AF3"/>
    <w:rsid w:val="00D8070D"/>
    <w:rsid w:val="00D8079A"/>
    <w:rsid w:val="00D81389"/>
    <w:rsid w:val="00D814E5"/>
    <w:rsid w:val="00D815E9"/>
    <w:rsid w:val="00D818DE"/>
    <w:rsid w:val="00D8239D"/>
    <w:rsid w:val="00D82926"/>
    <w:rsid w:val="00D82E2D"/>
    <w:rsid w:val="00D831A9"/>
    <w:rsid w:val="00D83AFA"/>
    <w:rsid w:val="00D8411D"/>
    <w:rsid w:val="00D8443B"/>
    <w:rsid w:val="00D869FB"/>
    <w:rsid w:val="00D86CD2"/>
    <w:rsid w:val="00D90143"/>
    <w:rsid w:val="00D90E52"/>
    <w:rsid w:val="00D90F10"/>
    <w:rsid w:val="00D91464"/>
    <w:rsid w:val="00D916FB"/>
    <w:rsid w:val="00D927E3"/>
    <w:rsid w:val="00D92E9F"/>
    <w:rsid w:val="00D93338"/>
    <w:rsid w:val="00D942DE"/>
    <w:rsid w:val="00D94A46"/>
    <w:rsid w:val="00D95136"/>
    <w:rsid w:val="00D95295"/>
    <w:rsid w:val="00D95E87"/>
    <w:rsid w:val="00D96AA6"/>
    <w:rsid w:val="00D96E97"/>
    <w:rsid w:val="00D96E9A"/>
    <w:rsid w:val="00D96F26"/>
    <w:rsid w:val="00DA06C0"/>
    <w:rsid w:val="00DA19B2"/>
    <w:rsid w:val="00DA1D4F"/>
    <w:rsid w:val="00DA1DAE"/>
    <w:rsid w:val="00DA2D7C"/>
    <w:rsid w:val="00DA2ECB"/>
    <w:rsid w:val="00DA35F5"/>
    <w:rsid w:val="00DA4DE5"/>
    <w:rsid w:val="00DA5225"/>
    <w:rsid w:val="00DA526A"/>
    <w:rsid w:val="00DA5364"/>
    <w:rsid w:val="00DA60EF"/>
    <w:rsid w:val="00DA641E"/>
    <w:rsid w:val="00DA678C"/>
    <w:rsid w:val="00DA7A39"/>
    <w:rsid w:val="00DB030B"/>
    <w:rsid w:val="00DB1281"/>
    <w:rsid w:val="00DB2606"/>
    <w:rsid w:val="00DB2B44"/>
    <w:rsid w:val="00DB2E56"/>
    <w:rsid w:val="00DB3D2E"/>
    <w:rsid w:val="00DB4A30"/>
    <w:rsid w:val="00DB4CF4"/>
    <w:rsid w:val="00DB5B63"/>
    <w:rsid w:val="00DB5F18"/>
    <w:rsid w:val="00DB6A96"/>
    <w:rsid w:val="00DB798F"/>
    <w:rsid w:val="00DC008C"/>
    <w:rsid w:val="00DC0461"/>
    <w:rsid w:val="00DC139E"/>
    <w:rsid w:val="00DC15CD"/>
    <w:rsid w:val="00DC1F01"/>
    <w:rsid w:val="00DC3772"/>
    <w:rsid w:val="00DC4D13"/>
    <w:rsid w:val="00DC53FB"/>
    <w:rsid w:val="00DC5E4B"/>
    <w:rsid w:val="00DC63F5"/>
    <w:rsid w:val="00DD0291"/>
    <w:rsid w:val="00DD0A6D"/>
    <w:rsid w:val="00DD2BDC"/>
    <w:rsid w:val="00DD37DB"/>
    <w:rsid w:val="00DD3F2D"/>
    <w:rsid w:val="00DD4BC8"/>
    <w:rsid w:val="00DD4CAE"/>
    <w:rsid w:val="00DD50AD"/>
    <w:rsid w:val="00DD571C"/>
    <w:rsid w:val="00DD5951"/>
    <w:rsid w:val="00DD602E"/>
    <w:rsid w:val="00DD6A9C"/>
    <w:rsid w:val="00DE0B25"/>
    <w:rsid w:val="00DE130E"/>
    <w:rsid w:val="00DE2041"/>
    <w:rsid w:val="00DE3B78"/>
    <w:rsid w:val="00DE3BE2"/>
    <w:rsid w:val="00DE3FCF"/>
    <w:rsid w:val="00DE484E"/>
    <w:rsid w:val="00DE4CD1"/>
    <w:rsid w:val="00DE4FCD"/>
    <w:rsid w:val="00DE540A"/>
    <w:rsid w:val="00DE5BD9"/>
    <w:rsid w:val="00DE7C83"/>
    <w:rsid w:val="00DF0D7D"/>
    <w:rsid w:val="00DF1A9B"/>
    <w:rsid w:val="00DF1ECE"/>
    <w:rsid w:val="00DF20CD"/>
    <w:rsid w:val="00DF35A7"/>
    <w:rsid w:val="00DF3F9B"/>
    <w:rsid w:val="00DF4FF7"/>
    <w:rsid w:val="00DF524B"/>
    <w:rsid w:val="00DF5CF3"/>
    <w:rsid w:val="00DF6653"/>
    <w:rsid w:val="00DF6DBC"/>
    <w:rsid w:val="00DF7042"/>
    <w:rsid w:val="00DF7ED7"/>
    <w:rsid w:val="00E01890"/>
    <w:rsid w:val="00E01A1E"/>
    <w:rsid w:val="00E0233A"/>
    <w:rsid w:val="00E02BD2"/>
    <w:rsid w:val="00E04ABB"/>
    <w:rsid w:val="00E0537D"/>
    <w:rsid w:val="00E0591E"/>
    <w:rsid w:val="00E06A46"/>
    <w:rsid w:val="00E07B12"/>
    <w:rsid w:val="00E07BA1"/>
    <w:rsid w:val="00E07FEB"/>
    <w:rsid w:val="00E10419"/>
    <w:rsid w:val="00E10AD7"/>
    <w:rsid w:val="00E10E3C"/>
    <w:rsid w:val="00E1112A"/>
    <w:rsid w:val="00E12319"/>
    <w:rsid w:val="00E14916"/>
    <w:rsid w:val="00E15DAD"/>
    <w:rsid w:val="00E16B51"/>
    <w:rsid w:val="00E17981"/>
    <w:rsid w:val="00E17C68"/>
    <w:rsid w:val="00E17E81"/>
    <w:rsid w:val="00E21CD3"/>
    <w:rsid w:val="00E22E29"/>
    <w:rsid w:val="00E2353F"/>
    <w:rsid w:val="00E245B5"/>
    <w:rsid w:val="00E24AB8"/>
    <w:rsid w:val="00E24CD5"/>
    <w:rsid w:val="00E26C5D"/>
    <w:rsid w:val="00E271CB"/>
    <w:rsid w:val="00E314A8"/>
    <w:rsid w:val="00E314C4"/>
    <w:rsid w:val="00E31CE3"/>
    <w:rsid w:val="00E31F57"/>
    <w:rsid w:val="00E347E6"/>
    <w:rsid w:val="00E352C8"/>
    <w:rsid w:val="00E35333"/>
    <w:rsid w:val="00E355E4"/>
    <w:rsid w:val="00E35D0A"/>
    <w:rsid w:val="00E36967"/>
    <w:rsid w:val="00E36F27"/>
    <w:rsid w:val="00E378BC"/>
    <w:rsid w:val="00E378C3"/>
    <w:rsid w:val="00E409F8"/>
    <w:rsid w:val="00E40D2E"/>
    <w:rsid w:val="00E40FF6"/>
    <w:rsid w:val="00E413F8"/>
    <w:rsid w:val="00E4176E"/>
    <w:rsid w:val="00E41934"/>
    <w:rsid w:val="00E4194B"/>
    <w:rsid w:val="00E41A55"/>
    <w:rsid w:val="00E41B24"/>
    <w:rsid w:val="00E41C9B"/>
    <w:rsid w:val="00E41CE4"/>
    <w:rsid w:val="00E42D48"/>
    <w:rsid w:val="00E43A3F"/>
    <w:rsid w:val="00E44343"/>
    <w:rsid w:val="00E4550C"/>
    <w:rsid w:val="00E45AE0"/>
    <w:rsid w:val="00E45C49"/>
    <w:rsid w:val="00E476EE"/>
    <w:rsid w:val="00E47996"/>
    <w:rsid w:val="00E501F9"/>
    <w:rsid w:val="00E514D6"/>
    <w:rsid w:val="00E542DE"/>
    <w:rsid w:val="00E54599"/>
    <w:rsid w:val="00E5502C"/>
    <w:rsid w:val="00E567D6"/>
    <w:rsid w:val="00E56D19"/>
    <w:rsid w:val="00E574AE"/>
    <w:rsid w:val="00E6086A"/>
    <w:rsid w:val="00E60982"/>
    <w:rsid w:val="00E60E5D"/>
    <w:rsid w:val="00E60F63"/>
    <w:rsid w:val="00E61AED"/>
    <w:rsid w:val="00E61D90"/>
    <w:rsid w:val="00E6258C"/>
    <w:rsid w:val="00E6260C"/>
    <w:rsid w:val="00E6292C"/>
    <w:rsid w:val="00E62AA8"/>
    <w:rsid w:val="00E6330D"/>
    <w:rsid w:val="00E63360"/>
    <w:rsid w:val="00E635E7"/>
    <w:rsid w:val="00E6377D"/>
    <w:rsid w:val="00E63C48"/>
    <w:rsid w:val="00E63D76"/>
    <w:rsid w:val="00E643DD"/>
    <w:rsid w:val="00E64626"/>
    <w:rsid w:val="00E64A93"/>
    <w:rsid w:val="00E6592B"/>
    <w:rsid w:val="00E659BE"/>
    <w:rsid w:val="00E66591"/>
    <w:rsid w:val="00E6712A"/>
    <w:rsid w:val="00E67E42"/>
    <w:rsid w:val="00E70FA7"/>
    <w:rsid w:val="00E733C1"/>
    <w:rsid w:val="00E74979"/>
    <w:rsid w:val="00E75E6A"/>
    <w:rsid w:val="00E76751"/>
    <w:rsid w:val="00E76D9D"/>
    <w:rsid w:val="00E772F2"/>
    <w:rsid w:val="00E77CA3"/>
    <w:rsid w:val="00E80209"/>
    <w:rsid w:val="00E81020"/>
    <w:rsid w:val="00E81F47"/>
    <w:rsid w:val="00E823BE"/>
    <w:rsid w:val="00E83CDD"/>
    <w:rsid w:val="00E85AA1"/>
    <w:rsid w:val="00E86DF6"/>
    <w:rsid w:val="00E87A73"/>
    <w:rsid w:val="00E90007"/>
    <w:rsid w:val="00E908CA"/>
    <w:rsid w:val="00E91457"/>
    <w:rsid w:val="00E91A8C"/>
    <w:rsid w:val="00E93C21"/>
    <w:rsid w:val="00E941AD"/>
    <w:rsid w:val="00E94A40"/>
    <w:rsid w:val="00E95E6B"/>
    <w:rsid w:val="00E9620D"/>
    <w:rsid w:val="00E970F8"/>
    <w:rsid w:val="00E97B8C"/>
    <w:rsid w:val="00EA0706"/>
    <w:rsid w:val="00EA1FD3"/>
    <w:rsid w:val="00EA4506"/>
    <w:rsid w:val="00EA462F"/>
    <w:rsid w:val="00EA4F62"/>
    <w:rsid w:val="00EA5153"/>
    <w:rsid w:val="00EA57BF"/>
    <w:rsid w:val="00EA61E7"/>
    <w:rsid w:val="00EB17D9"/>
    <w:rsid w:val="00EB198D"/>
    <w:rsid w:val="00EB22DC"/>
    <w:rsid w:val="00EB32CC"/>
    <w:rsid w:val="00EB374B"/>
    <w:rsid w:val="00EB3A20"/>
    <w:rsid w:val="00EB3ABD"/>
    <w:rsid w:val="00EB3D0D"/>
    <w:rsid w:val="00EB50C3"/>
    <w:rsid w:val="00EB513B"/>
    <w:rsid w:val="00EB671E"/>
    <w:rsid w:val="00EB676D"/>
    <w:rsid w:val="00EB68F5"/>
    <w:rsid w:val="00EB70FA"/>
    <w:rsid w:val="00EB7799"/>
    <w:rsid w:val="00EB7C26"/>
    <w:rsid w:val="00EB7D99"/>
    <w:rsid w:val="00EC13C9"/>
    <w:rsid w:val="00EC18A6"/>
    <w:rsid w:val="00EC1B4D"/>
    <w:rsid w:val="00EC280A"/>
    <w:rsid w:val="00EC303D"/>
    <w:rsid w:val="00EC3564"/>
    <w:rsid w:val="00EC37BA"/>
    <w:rsid w:val="00EC42D7"/>
    <w:rsid w:val="00EC61A9"/>
    <w:rsid w:val="00EC6349"/>
    <w:rsid w:val="00EC6477"/>
    <w:rsid w:val="00EC6654"/>
    <w:rsid w:val="00ED00A2"/>
    <w:rsid w:val="00ED026C"/>
    <w:rsid w:val="00ED02FB"/>
    <w:rsid w:val="00ED031C"/>
    <w:rsid w:val="00ED09AA"/>
    <w:rsid w:val="00ED19DD"/>
    <w:rsid w:val="00ED3358"/>
    <w:rsid w:val="00ED353A"/>
    <w:rsid w:val="00ED430A"/>
    <w:rsid w:val="00ED434F"/>
    <w:rsid w:val="00ED4834"/>
    <w:rsid w:val="00ED4DC3"/>
    <w:rsid w:val="00ED50D4"/>
    <w:rsid w:val="00ED7660"/>
    <w:rsid w:val="00EE01F9"/>
    <w:rsid w:val="00EE038D"/>
    <w:rsid w:val="00EE0401"/>
    <w:rsid w:val="00EE0437"/>
    <w:rsid w:val="00EE0496"/>
    <w:rsid w:val="00EE0A02"/>
    <w:rsid w:val="00EE0AE9"/>
    <w:rsid w:val="00EE0FDF"/>
    <w:rsid w:val="00EE28AD"/>
    <w:rsid w:val="00EE2E0D"/>
    <w:rsid w:val="00EE3864"/>
    <w:rsid w:val="00EE4B39"/>
    <w:rsid w:val="00EE5145"/>
    <w:rsid w:val="00EE6256"/>
    <w:rsid w:val="00EE62F3"/>
    <w:rsid w:val="00EE6A40"/>
    <w:rsid w:val="00EE73F2"/>
    <w:rsid w:val="00EF12D4"/>
    <w:rsid w:val="00EF1AA2"/>
    <w:rsid w:val="00EF1F90"/>
    <w:rsid w:val="00EF2518"/>
    <w:rsid w:val="00EF2CC7"/>
    <w:rsid w:val="00EF3C43"/>
    <w:rsid w:val="00EF40DA"/>
    <w:rsid w:val="00EF4CCB"/>
    <w:rsid w:val="00EF642A"/>
    <w:rsid w:val="00EF6D62"/>
    <w:rsid w:val="00EF7885"/>
    <w:rsid w:val="00EF789F"/>
    <w:rsid w:val="00EF7D1E"/>
    <w:rsid w:val="00F02393"/>
    <w:rsid w:val="00F02D28"/>
    <w:rsid w:val="00F0455C"/>
    <w:rsid w:val="00F04FAB"/>
    <w:rsid w:val="00F05A47"/>
    <w:rsid w:val="00F06CB5"/>
    <w:rsid w:val="00F06E05"/>
    <w:rsid w:val="00F074DF"/>
    <w:rsid w:val="00F11186"/>
    <w:rsid w:val="00F13A61"/>
    <w:rsid w:val="00F13D56"/>
    <w:rsid w:val="00F14942"/>
    <w:rsid w:val="00F1512A"/>
    <w:rsid w:val="00F1567E"/>
    <w:rsid w:val="00F15C4B"/>
    <w:rsid w:val="00F173FB"/>
    <w:rsid w:val="00F20337"/>
    <w:rsid w:val="00F21714"/>
    <w:rsid w:val="00F22F64"/>
    <w:rsid w:val="00F2301C"/>
    <w:rsid w:val="00F24E24"/>
    <w:rsid w:val="00F25CEB"/>
    <w:rsid w:val="00F25E06"/>
    <w:rsid w:val="00F261E5"/>
    <w:rsid w:val="00F26691"/>
    <w:rsid w:val="00F30228"/>
    <w:rsid w:val="00F3118B"/>
    <w:rsid w:val="00F32758"/>
    <w:rsid w:val="00F33D02"/>
    <w:rsid w:val="00F33ECD"/>
    <w:rsid w:val="00F33FBE"/>
    <w:rsid w:val="00F33FFC"/>
    <w:rsid w:val="00F34820"/>
    <w:rsid w:val="00F34CE8"/>
    <w:rsid w:val="00F35147"/>
    <w:rsid w:val="00F35545"/>
    <w:rsid w:val="00F362F6"/>
    <w:rsid w:val="00F36959"/>
    <w:rsid w:val="00F369CE"/>
    <w:rsid w:val="00F36CE1"/>
    <w:rsid w:val="00F3724F"/>
    <w:rsid w:val="00F41E36"/>
    <w:rsid w:val="00F426FD"/>
    <w:rsid w:val="00F42FC9"/>
    <w:rsid w:val="00F4309B"/>
    <w:rsid w:val="00F431CC"/>
    <w:rsid w:val="00F43359"/>
    <w:rsid w:val="00F445EB"/>
    <w:rsid w:val="00F46111"/>
    <w:rsid w:val="00F46588"/>
    <w:rsid w:val="00F46B61"/>
    <w:rsid w:val="00F50AC8"/>
    <w:rsid w:val="00F51238"/>
    <w:rsid w:val="00F51675"/>
    <w:rsid w:val="00F527AB"/>
    <w:rsid w:val="00F52C4E"/>
    <w:rsid w:val="00F53D89"/>
    <w:rsid w:val="00F54B5C"/>
    <w:rsid w:val="00F55817"/>
    <w:rsid w:val="00F55B9B"/>
    <w:rsid w:val="00F56121"/>
    <w:rsid w:val="00F571C5"/>
    <w:rsid w:val="00F57320"/>
    <w:rsid w:val="00F574DE"/>
    <w:rsid w:val="00F57EEC"/>
    <w:rsid w:val="00F605B9"/>
    <w:rsid w:val="00F62742"/>
    <w:rsid w:val="00F62855"/>
    <w:rsid w:val="00F63BF6"/>
    <w:rsid w:val="00F63E4E"/>
    <w:rsid w:val="00F63F7D"/>
    <w:rsid w:val="00F64120"/>
    <w:rsid w:val="00F6524B"/>
    <w:rsid w:val="00F658D5"/>
    <w:rsid w:val="00F65B8E"/>
    <w:rsid w:val="00F6686E"/>
    <w:rsid w:val="00F66D5B"/>
    <w:rsid w:val="00F672A6"/>
    <w:rsid w:val="00F67508"/>
    <w:rsid w:val="00F707C4"/>
    <w:rsid w:val="00F7134B"/>
    <w:rsid w:val="00F7187D"/>
    <w:rsid w:val="00F71B46"/>
    <w:rsid w:val="00F724D2"/>
    <w:rsid w:val="00F72AE6"/>
    <w:rsid w:val="00F72B83"/>
    <w:rsid w:val="00F72CA7"/>
    <w:rsid w:val="00F74213"/>
    <w:rsid w:val="00F74867"/>
    <w:rsid w:val="00F752BB"/>
    <w:rsid w:val="00F755EF"/>
    <w:rsid w:val="00F769D9"/>
    <w:rsid w:val="00F8308B"/>
    <w:rsid w:val="00F83396"/>
    <w:rsid w:val="00F83892"/>
    <w:rsid w:val="00F83906"/>
    <w:rsid w:val="00F84B84"/>
    <w:rsid w:val="00F85653"/>
    <w:rsid w:val="00F857B8"/>
    <w:rsid w:val="00F85936"/>
    <w:rsid w:val="00F86999"/>
    <w:rsid w:val="00F86FA8"/>
    <w:rsid w:val="00F900C5"/>
    <w:rsid w:val="00F90283"/>
    <w:rsid w:val="00F922E3"/>
    <w:rsid w:val="00F927BA"/>
    <w:rsid w:val="00F92CE3"/>
    <w:rsid w:val="00F933EB"/>
    <w:rsid w:val="00F9446A"/>
    <w:rsid w:val="00F94638"/>
    <w:rsid w:val="00F947D0"/>
    <w:rsid w:val="00F94AFE"/>
    <w:rsid w:val="00F9507D"/>
    <w:rsid w:val="00F95410"/>
    <w:rsid w:val="00F9688C"/>
    <w:rsid w:val="00F97B56"/>
    <w:rsid w:val="00FA0F7C"/>
    <w:rsid w:val="00FA16DA"/>
    <w:rsid w:val="00FA18F5"/>
    <w:rsid w:val="00FA1DE8"/>
    <w:rsid w:val="00FA1ECF"/>
    <w:rsid w:val="00FA349B"/>
    <w:rsid w:val="00FA3720"/>
    <w:rsid w:val="00FA4165"/>
    <w:rsid w:val="00FA45EF"/>
    <w:rsid w:val="00FA4621"/>
    <w:rsid w:val="00FA62A2"/>
    <w:rsid w:val="00FA6CEB"/>
    <w:rsid w:val="00FA767F"/>
    <w:rsid w:val="00FA7C45"/>
    <w:rsid w:val="00FB0483"/>
    <w:rsid w:val="00FB091B"/>
    <w:rsid w:val="00FB0D94"/>
    <w:rsid w:val="00FB0DE8"/>
    <w:rsid w:val="00FB137B"/>
    <w:rsid w:val="00FB22B3"/>
    <w:rsid w:val="00FB3324"/>
    <w:rsid w:val="00FB5FB5"/>
    <w:rsid w:val="00FB7CB0"/>
    <w:rsid w:val="00FB7F4C"/>
    <w:rsid w:val="00FC1696"/>
    <w:rsid w:val="00FC18A4"/>
    <w:rsid w:val="00FC1B3E"/>
    <w:rsid w:val="00FC23F6"/>
    <w:rsid w:val="00FC32C0"/>
    <w:rsid w:val="00FC34A1"/>
    <w:rsid w:val="00FC34E4"/>
    <w:rsid w:val="00FC4800"/>
    <w:rsid w:val="00FC530D"/>
    <w:rsid w:val="00FC5EF4"/>
    <w:rsid w:val="00FC67E5"/>
    <w:rsid w:val="00FC6EE0"/>
    <w:rsid w:val="00FC7E82"/>
    <w:rsid w:val="00FD0310"/>
    <w:rsid w:val="00FD05EC"/>
    <w:rsid w:val="00FD08F2"/>
    <w:rsid w:val="00FD0CCD"/>
    <w:rsid w:val="00FD0E5C"/>
    <w:rsid w:val="00FD1141"/>
    <w:rsid w:val="00FD1F5F"/>
    <w:rsid w:val="00FD2BB1"/>
    <w:rsid w:val="00FD361E"/>
    <w:rsid w:val="00FD38C4"/>
    <w:rsid w:val="00FD432D"/>
    <w:rsid w:val="00FD5A80"/>
    <w:rsid w:val="00FD5BC4"/>
    <w:rsid w:val="00FD65B3"/>
    <w:rsid w:val="00FD6F1F"/>
    <w:rsid w:val="00FD7C6C"/>
    <w:rsid w:val="00FE1367"/>
    <w:rsid w:val="00FE15A9"/>
    <w:rsid w:val="00FE2100"/>
    <w:rsid w:val="00FE33DB"/>
    <w:rsid w:val="00FE3592"/>
    <w:rsid w:val="00FE4E90"/>
    <w:rsid w:val="00FE5249"/>
    <w:rsid w:val="00FE57A7"/>
    <w:rsid w:val="00FE6696"/>
    <w:rsid w:val="00FE7163"/>
    <w:rsid w:val="00FF07CF"/>
    <w:rsid w:val="00FF150A"/>
    <w:rsid w:val="00FF316E"/>
    <w:rsid w:val="00FF5949"/>
    <w:rsid w:val="00FF7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974154"/>
  <w15:docId w15:val="{ED1F3C46-770E-496A-9802-A52B68708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CFF"/>
  </w:style>
  <w:style w:type="paragraph" w:styleId="Heading1">
    <w:name w:val="heading 1"/>
    <w:basedOn w:val="Normal"/>
    <w:next w:val="Normal"/>
    <w:link w:val="Heading1Char"/>
    <w:uiPriority w:val="9"/>
    <w:qFormat/>
    <w:rsid w:val="0031418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141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87A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314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314181"/>
    <w:rPr>
      <w:rFonts w:ascii="Times New Roman" w:eastAsia="Times New Roman" w:hAnsi="Times New Roman" w:cs="Times New Roman"/>
      <w:sz w:val="24"/>
      <w:szCs w:val="24"/>
    </w:rPr>
  </w:style>
  <w:style w:type="paragraph" w:styleId="ListParagraph">
    <w:name w:val="List Paragraph"/>
    <w:basedOn w:val="Normal"/>
    <w:uiPriority w:val="34"/>
    <w:qFormat/>
    <w:rsid w:val="00314181"/>
    <w:pPr>
      <w:ind w:left="720"/>
      <w:contextualSpacing/>
    </w:pPr>
  </w:style>
  <w:style w:type="character" w:styleId="CommentReference">
    <w:name w:val="annotation reference"/>
    <w:basedOn w:val="DefaultParagraphFont"/>
    <w:uiPriority w:val="99"/>
    <w:semiHidden/>
    <w:unhideWhenUsed/>
    <w:rsid w:val="00314181"/>
    <w:rPr>
      <w:sz w:val="16"/>
      <w:szCs w:val="16"/>
    </w:rPr>
  </w:style>
  <w:style w:type="paragraph" w:styleId="CommentText">
    <w:name w:val="annotation text"/>
    <w:basedOn w:val="Normal"/>
    <w:link w:val="CommentTextChar"/>
    <w:uiPriority w:val="99"/>
    <w:semiHidden/>
    <w:unhideWhenUsed/>
    <w:rsid w:val="00314181"/>
    <w:pPr>
      <w:spacing w:line="240" w:lineRule="auto"/>
    </w:pPr>
    <w:rPr>
      <w:sz w:val="20"/>
      <w:szCs w:val="20"/>
    </w:rPr>
  </w:style>
  <w:style w:type="character" w:customStyle="1" w:styleId="CommentTextChar">
    <w:name w:val="Comment Text Char"/>
    <w:basedOn w:val="DefaultParagraphFont"/>
    <w:link w:val="CommentText"/>
    <w:uiPriority w:val="99"/>
    <w:semiHidden/>
    <w:rsid w:val="00314181"/>
    <w:rPr>
      <w:sz w:val="20"/>
      <w:szCs w:val="20"/>
    </w:rPr>
  </w:style>
  <w:style w:type="paragraph" w:styleId="BalloonText">
    <w:name w:val="Balloon Text"/>
    <w:basedOn w:val="Normal"/>
    <w:link w:val="BalloonTextChar"/>
    <w:uiPriority w:val="99"/>
    <w:semiHidden/>
    <w:unhideWhenUsed/>
    <w:rsid w:val="00314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4181"/>
    <w:rPr>
      <w:rFonts w:ascii="Segoe UI" w:hAnsi="Segoe UI" w:cs="Segoe UI"/>
      <w:sz w:val="18"/>
      <w:szCs w:val="18"/>
    </w:rPr>
  </w:style>
  <w:style w:type="character" w:customStyle="1" w:styleId="Heading1Char">
    <w:name w:val="Heading 1 Char"/>
    <w:basedOn w:val="DefaultParagraphFont"/>
    <w:link w:val="Heading1"/>
    <w:uiPriority w:val="9"/>
    <w:rsid w:val="0031418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14181"/>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314181"/>
  </w:style>
  <w:style w:type="character" w:styleId="Hyperlink">
    <w:name w:val="Hyperlink"/>
    <w:basedOn w:val="DefaultParagraphFont"/>
    <w:uiPriority w:val="99"/>
    <w:unhideWhenUsed/>
    <w:rsid w:val="00314181"/>
    <w:rPr>
      <w:color w:val="0000FF"/>
      <w:u w:val="single"/>
    </w:rPr>
  </w:style>
  <w:style w:type="paragraph" w:styleId="Header">
    <w:name w:val="header"/>
    <w:basedOn w:val="Normal"/>
    <w:link w:val="HeaderChar"/>
    <w:uiPriority w:val="99"/>
    <w:unhideWhenUsed/>
    <w:rsid w:val="00314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181"/>
  </w:style>
  <w:style w:type="paragraph" w:styleId="Footer">
    <w:name w:val="footer"/>
    <w:basedOn w:val="Normal"/>
    <w:link w:val="FooterChar"/>
    <w:uiPriority w:val="99"/>
    <w:unhideWhenUsed/>
    <w:rsid w:val="00314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181"/>
  </w:style>
  <w:style w:type="paragraph" w:styleId="NoSpacing">
    <w:name w:val="No Spacing"/>
    <w:uiPriority w:val="1"/>
    <w:qFormat/>
    <w:rsid w:val="00314181"/>
    <w:pPr>
      <w:spacing w:after="0" w:line="240" w:lineRule="auto"/>
    </w:pPr>
  </w:style>
  <w:style w:type="paragraph" w:styleId="CommentSubject">
    <w:name w:val="annotation subject"/>
    <w:basedOn w:val="CommentText"/>
    <w:next w:val="CommentText"/>
    <w:link w:val="CommentSubjectChar"/>
    <w:uiPriority w:val="99"/>
    <w:semiHidden/>
    <w:unhideWhenUsed/>
    <w:rsid w:val="00314181"/>
    <w:rPr>
      <w:b/>
      <w:bCs/>
    </w:rPr>
  </w:style>
  <w:style w:type="character" w:customStyle="1" w:styleId="CommentSubjectChar">
    <w:name w:val="Comment Subject Char"/>
    <w:basedOn w:val="CommentTextChar"/>
    <w:link w:val="CommentSubject"/>
    <w:uiPriority w:val="99"/>
    <w:semiHidden/>
    <w:rsid w:val="00314181"/>
    <w:rPr>
      <w:b/>
      <w:bCs/>
      <w:sz w:val="20"/>
      <w:szCs w:val="20"/>
    </w:rPr>
  </w:style>
  <w:style w:type="character" w:styleId="PlaceholderText">
    <w:name w:val="Placeholder Text"/>
    <w:basedOn w:val="DefaultParagraphFont"/>
    <w:uiPriority w:val="99"/>
    <w:semiHidden/>
    <w:rsid w:val="00314181"/>
    <w:rPr>
      <w:color w:val="808080"/>
    </w:rPr>
  </w:style>
  <w:style w:type="table" w:styleId="TableGrid">
    <w:name w:val="Table Grid"/>
    <w:basedOn w:val="TableNormal"/>
    <w:uiPriority w:val="39"/>
    <w:rsid w:val="00314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14181"/>
    <w:pPr>
      <w:spacing w:after="0" w:line="240" w:lineRule="auto"/>
    </w:pPr>
  </w:style>
  <w:style w:type="character" w:customStyle="1" w:styleId="highlight">
    <w:name w:val="highlight"/>
    <w:basedOn w:val="DefaultParagraphFont"/>
    <w:rsid w:val="00314181"/>
  </w:style>
  <w:style w:type="paragraph" w:customStyle="1" w:styleId="author">
    <w:name w:val="author"/>
    <w:basedOn w:val="Normal"/>
    <w:rsid w:val="00314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cope">
    <w:name w:val="ng-scope"/>
    <w:basedOn w:val="DefaultParagraphFont"/>
    <w:rsid w:val="00314181"/>
  </w:style>
  <w:style w:type="character" w:customStyle="1" w:styleId="ng-binding">
    <w:name w:val="ng-binding"/>
    <w:basedOn w:val="DefaultParagraphFont"/>
    <w:rsid w:val="00314181"/>
  </w:style>
  <w:style w:type="character" w:customStyle="1" w:styleId="Heading3Char">
    <w:name w:val="Heading 3 Char"/>
    <w:basedOn w:val="DefaultParagraphFont"/>
    <w:link w:val="Heading3"/>
    <w:uiPriority w:val="9"/>
    <w:semiHidden/>
    <w:rsid w:val="00C87AA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D3FD0"/>
    <w:pPr>
      <w:spacing w:before="240"/>
      <w:outlineLvl w:val="9"/>
    </w:pPr>
    <w:rPr>
      <w:b w:val="0"/>
      <w:bCs w:val="0"/>
      <w:sz w:val="32"/>
      <w:szCs w:val="32"/>
    </w:rPr>
  </w:style>
  <w:style w:type="paragraph" w:styleId="TOC2">
    <w:name w:val="toc 2"/>
    <w:basedOn w:val="Normal"/>
    <w:next w:val="Normal"/>
    <w:autoRedefine/>
    <w:uiPriority w:val="39"/>
    <w:unhideWhenUsed/>
    <w:rsid w:val="006D3FD0"/>
    <w:pPr>
      <w:spacing w:after="100"/>
      <w:ind w:left="220"/>
    </w:pPr>
    <w:rPr>
      <w:rFonts w:eastAsiaTheme="minorEastAsia" w:cs="Times New Roman"/>
    </w:rPr>
  </w:style>
  <w:style w:type="paragraph" w:styleId="TOC1">
    <w:name w:val="toc 1"/>
    <w:basedOn w:val="Normal"/>
    <w:next w:val="Normal"/>
    <w:autoRedefine/>
    <w:uiPriority w:val="39"/>
    <w:unhideWhenUsed/>
    <w:rsid w:val="006D3FD0"/>
    <w:pPr>
      <w:spacing w:after="100"/>
    </w:pPr>
    <w:rPr>
      <w:rFonts w:eastAsiaTheme="minorEastAsia" w:cs="Times New Roman"/>
    </w:rPr>
  </w:style>
  <w:style w:type="paragraph" w:styleId="TOC3">
    <w:name w:val="toc 3"/>
    <w:basedOn w:val="Normal"/>
    <w:next w:val="Normal"/>
    <w:autoRedefine/>
    <w:uiPriority w:val="39"/>
    <w:unhideWhenUsed/>
    <w:rsid w:val="00672C06"/>
    <w:pPr>
      <w:tabs>
        <w:tab w:val="right" w:leader="dot" w:pos="8630"/>
      </w:tabs>
      <w:spacing w:after="120" w:line="480" w:lineRule="auto"/>
    </w:pPr>
    <w:rPr>
      <w:rFonts w:ascii="Times New Roman" w:eastAsiaTheme="minorEastAsia" w:hAnsi="Times New Roman" w:cs="Times New Roman"/>
      <w:bCs/>
      <w:noProof/>
      <w:sz w:val="24"/>
      <w:szCs w:val="24"/>
    </w:rPr>
  </w:style>
  <w:style w:type="character" w:styleId="FollowedHyperlink">
    <w:name w:val="FollowedHyperlink"/>
    <w:basedOn w:val="DefaultParagraphFont"/>
    <w:uiPriority w:val="99"/>
    <w:semiHidden/>
    <w:unhideWhenUsed/>
    <w:rsid w:val="00C83C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94434">
      <w:bodyDiv w:val="1"/>
      <w:marLeft w:val="0"/>
      <w:marRight w:val="0"/>
      <w:marTop w:val="0"/>
      <w:marBottom w:val="0"/>
      <w:divBdr>
        <w:top w:val="none" w:sz="0" w:space="0" w:color="auto"/>
        <w:left w:val="none" w:sz="0" w:space="0" w:color="auto"/>
        <w:bottom w:val="none" w:sz="0" w:space="0" w:color="auto"/>
        <w:right w:val="none" w:sz="0" w:space="0" w:color="auto"/>
      </w:divBdr>
      <w:divsChild>
        <w:div w:id="444740118">
          <w:marLeft w:val="547"/>
          <w:marRight w:val="0"/>
          <w:marTop w:val="200"/>
          <w:marBottom w:val="0"/>
          <w:divBdr>
            <w:top w:val="none" w:sz="0" w:space="0" w:color="auto"/>
            <w:left w:val="none" w:sz="0" w:space="0" w:color="auto"/>
            <w:bottom w:val="none" w:sz="0" w:space="0" w:color="auto"/>
            <w:right w:val="none" w:sz="0" w:space="0" w:color="auto"/>
          </w:divBdr>
        </w:div>
      </w:divsChild>
    </w:div>
    <w:div w:id="331302805">
      <w:bodyDiv w:val="1"/>
      <w:marLeft w:val="0"/>
      <w:marRight w:val="0"/>
      <w:marTop w:val="0"/>
      <w:marBottom w:val="0"/>
      <w:divBdr>
        <w:top w:val="none" w:sz="0" w:space="0" w:color="auto"/>
        <w:left w:val="none" w:sz="0" w:space="0" w:color="auto"/>
        <w:bottom w:val="none" w:sz="0" w:space="0" w:color="auto"/>
        <w:right w:val="none" w:sz="0" w:space="0" w:color="auto"/>
      </w:divBdr>
      <w:divsChild>
        <w:div w:id="1782989986">
          <w:marLeft w:val="360"/>
          <w:marRight w:val="0"/>
          <w:marTop w:val="200"/>
          <w:marBottom w:val="0"/>
          <w:divBdr>
            <w:top w:val="none" w:sz="0" w:space="0" w:color="auto"/>
            <w:left w:val="none" w:sz="0" w:space="0" w:color="auto"/>
            <w:bottom w:val="none" w:sz="0" w:space="0" w:color="auto"/>
            <w:right w:val="none" w:sz="0" w:space="0" w:color="auto"/>
          </w:divBdr>
        </w:div>
      </w:divsChild>
    </w:div>
    <w:div w:id="360319708">
      <w:bodyDiv w:val="1"/>
      <w:marLeft w:val="0"/>
      <w:marRight w:val="0"/>
      <w:marTop w:val="0"/>
      <w:marBottom w:val="0"/>
      <w:divBdr>
        <w:top w:val="none" w:sz="0" w:space="0" w:color="auto"/>
        <w:left w:val="none" w:sz="0" w:space="0" w:color="auto"/>
        <w:bottom w:val="none" w:sz="0" w:space="0" w:color="auto"/>
        <w:right w:val="none" w:sz="0" w:space="0" w:color="auto"/>
      </w:divBdr>
    </w:div>
    <w:div w:id="537089551">
      <w:bodyDiv w:val="1"/>
      <w:marLeft w:val="0"/>
      <w:marRight w:val="0"/>
      <w:marTop w:val="0"/>
      <w:marBottom w:val="0"/>
      <w:divBdr>
        <w:top w:val="none" w:sz="0" w:space="0" w:color="auto"/>
        <w:left w:val="none" w:sz="0" w:space="0" w:color="auto"/>
        <w:bottom w:val="none" w:sz="0" w:space="0" w:color="auto"/>
        <w:right w:val="none" w:sz="0" w:space="0" w:color="auto"/>
      </w:divBdr>
      <w:divsChild>
        <w:div w:id="993947049">
          <w:marLeft w:val="0"/>
          <w:marRight w:val="0"/>
          <w:marTop w:val="200"/>
          <w:marBottom w:val="0"/>
          <w:divBdr>
            <w:top w:val="none" w:sz="0" w:space="0" w:color="auto"/>
            <w:left w:val="none" w:sz="0" w:space="0" w:color="auto"/>
            <w:bottom w:val="none" w:sz="0" w:space="0" w:color="auto"/>
            <w:right w:val="none" w:sz="0" w:space="0" w:color="auto"/>
          </w:divBdr>
        </w:div>
      </w:divsChild>
    </w:div>
    <w:div w:id="851532786">
      <w:bodyDiv w:val="1"/>
      <w:marLeft w:val="0"/>
      <w:marRight w:val="0"/>
      <w:marTop w:val="0"/>
      <w:marBottom w:val="0"/>
      <w:divBdr>
        <w:top w:val="none" w:sz="0" w:space="0" w:color="auto"/>
        <w:left w:val="none" w:sz="0" w:space="0" w:color="auto"/>
        <w:bottom w:val="none" w:sz="0" w:space="0" w:color="auto"/>
        <w:right w:val="none" w:sz="0" w:space="0" w:color="auto"/>
      </w:divBdr>
    </w:div>
    <w:div w:id="853612532">
      <w:bodyDiv w:val="1"/>
      <w:marLeft w:val="0"/>
      <w:marRight w:val="0"/>
      <w:marTop w:val="0"/>
      <w:marBottom w:val="0"/>
      <w:divBdr>
        <w:top w:val="none" w:sz="0" w:space="0" w:color="auto"/>
        <w:left w:val="none" w:sz="0" w:space="0" w:color="auto"/>
        <w:bottom w:val="none" w:sz="0" w:space="0" w:color="auto"/>
        <w:right w:val="none" w:sz="0" w:space="0" w:color="auto"/>
      </w:divBdr>
    </w:div>
    <w:div w:id="1184785311">
      <w:bodyDiv w:val="1"/>
      <w:marLeft w:val="0"/>
      <w:marRight w:val="0"/>
      <w:marTop w:val="0"/>
      <w:marBottom w:val="0"/>
      <w:divBdr>
        <w:top w:val="none" w:sz="0" w:space="0" w:color="auto"/>
        <w:left w:val="none" w:sz="0" w:space="0" w:color="auto"/>
        <w:bottom w:val="none" w:sz="0" w:space="0" w:color="auto"/>
        <w:right w:val="none" w:sz="0" w:space="0" w:color="auto"/>
      </w:divBdr>
      <w:divsChild>
        <w:div w:id="227961078">
          <w:marLeft w:val="360"/>
          <w:marRight w:val="0"/>
          <w:marTop w:val="200"/>
          <w:marBottom w:val="0"/>
          <w:divBdr>
            <w:top w:val="none" w:sz="0" w:space="0" w:color="auto"/>
            <w:left w:val="none" w:sz="0" w:space="0" w:color="auto"/>
            <w:bottom w:val="none" w:sz="0" w:space="0" w:color="auto"/>
            <w:right w:val="none" w:sz="0" w:space="0" w:color="auto"/>
          </w:divBdr>
        </w:div>
      </w:divsChild>
    </w:div>
    <w:div w:id="1390887149">
      <w:bodyDiv w:val="1"/>
      <w:marLeft w:val="0"/>
      <w:marRight w:val="0"/>
      <w:marTop w:val="0"/>
      <w:marBottom w:val="0"/>
      <w:divBdr>
        <w:top w:val="none" w:sz="0" w:space="0" w:color="auto"/>
        <w:left w:val="none" w:sz="0" w:space="0" w:color="auto"/>
        <w:bottom w:val="none" w:sz="0" w:space="0" w:color="auto"/>
        <w:right w:val="none" w:sz="0" w:space="0" w:color="auto"/>
      </w:divBdr>
    </w:div>
    <w:div w:id="1560439992">
      <w:bodyDiv w:val="1"/>
      <w:marLeft w:val="0"/>
      <w:marRight w:val="0"/>
      <w:marTop w:val="0"/>
      <w:marBottom w:val="0"/>
      <w:divBdr>
        <w:top w:val="none" w:sz="0" w:space="0" w:color="auto"/>
        <w:left w:val="none" w:sz="0" w:space="0" w:color="auto"/>
        <w:bottom w:val="none" w:sz="0" w:space="0" w:color="auto"/>
        <w:right w:val="none" w:sz="0" w:space="0" w:color="auto"/>
      </w:divBdr>
      <w:divsChild>
        <w:div w:id="507142223">
          <w:marLeft w:val="547"/>
          <w:marRight w:val="0"/>
          <w:marTop w:val="200"/>
          <w:marBottom w:val="0"/>
          <w:divBdr>
            <w:top w:val="none" w:sz="0" w:space="0" w:color="auto"/>
            <w:left w:val="none" w:sz="0" w:space="0" w:color="auto"/>
            <w:bottom w:val="none" w:sz="0" w:space="0" w:color="auto"/>
            <w:right w:val="none" w:sz="0" w:space="0" w:color="auto"/>
          </w:divBdr>
        </w:div>
      </w:divsChild>
    </w:div>
    <w:div w:id="2034450532">
      <w:bodyDiv w:val="1"/>
      <w:marLeft w:val="0"/>
      <w:marRight w:val="0"/>
      <w:marTop w:val="0"/>
      <w:marBottom w:val="0"/>
      <w:divBdr>
        <w:top w:val="none" w:sz="0" w:space="0" w:color="auto"/>
        <w:left w:val="none" w:sz="0" w:space="0" w:color="auto"/>
        <w:bottom w:val="none" w:sz="0" w:space="0" w:color="auto"/>
        <w:right w:val="none" w:sz="0" w:space="0" w:color="auto"/>
      </w:divBdr>
    </w:div>
    <w:div w:id="211867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inary-coded_decimal"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chart" Target="charts/chart2.xml"/><Relationship Id="rId55" Type="http://schemas.openxmlformats.org/officeDocument/2006/relationships/hyperlink" Target="http://ieeexplore.ieee.org/xpl/RecentIssue.jsp?punumber=92" TargetMode="External"/><Relationship Id="rId7" Type="http://schemas.openxmlformats.org/officeDocument/2006/relationships/endnotes" Target="endnotes.xml"/><Relationship Id="rId12" Type="http://schemas.openxmlformats.org/officeDocument/2006/relationships/hyperlink" Target="http://en.wikipedia.org/wiki/Arithmetic_logic_unit" TargetMode="External"/><Relationship Id="rId17" Type="http://schemas.openxmlformats.org/officeDocument/2006/relationships/image" Target="media/image1.png"/><Relationship Id="rId25" Type="http://schemas.openxmlformats.org/officeDocument/2006/relationships/hyperlink" Target="http://en.wikipedia.org/wiki/File:Multiplexer_2-to-1.svg"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en.wikipedia.org/wiki/Signed_number_representations" TargetMode="External"/><Relationship Id="rId20" Type="http://schemas.openxmlformats.org/officeDocument/2006/relationships/image" Target="media/image3.png"/><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mputer" TargetMode="External"/><Relationship Id="rId24" Type="http://schemas.openxmlformats.org/officeDocument/2006/relationships/hyperlink" Target="http://en.wikipedia.org/wiki/XOR_gat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chart" Target="charts/chart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Binary_numeral_system" TargetMode="External"/><Relationship Id="rId23" Type="http://schemas.openxmlformats.org/officeDocument/2006/relationships/hyperlink" Target="http://en.wikipedia.org/wiki/OR_gate"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chart" Target="charts/chart1.xml"/><Relationship Id="rId57" Type="http://schemas.openxmlformats.org/officeDocument/2006/relationships/footer" Target="footer2.xml"/><Relationship Id="rId10" Type="http://schemas.openxmlformats.org/officeDocument/2006/relationships/hyperlink" Target="http://en.wikipedia.org/wiki/Addition" TargetMode="External"/><Relationship Id="rId19" Type="http://schemas.openxmlformats.org/officeDocument/2006/relationships/hyperlink" Target="http://en.wikipedia.org/wiki/File:Half_Adder.svg"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Digital_circuit" TargetMode="External"/><Relationship Id="rId14" Type="http://schemas.openxmlformats.org/officeDocument/2006/relationships/hyperlink" Target="http://en.wikipedia.org/wiki/Excess-3" TargetMode="External"/><Relationship Id="rId22" Type="http://schemas.openxmlformats.org/officeDocument/2006/relationships/hyperlink" Target="http://en.wikipedia.org/wiki/Transistor" TargetMode="External"/><Relationship Id="rId27" Type="http://schemas.openxmlformats.org/officeDocument/2006/relationships/hyperlink" Target="http://en.wikipedia.org/wiki/File:Multiplexer_4-to-1.svg"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ieeexplore.ieee.org/xpl/tocresult.jsp?isnumber=6129939" TargetMode="External"/><Relationship Id="rId8" Type="http://schemas.openxmlformats.org/officeDocument/2006/relationships/footer" Target="footer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en-US"/>
              <a:t>AREA COMPARISON</a:t>
            </a: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SQRT CSLA</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3"/>
                <c:pt idx="0">
                  <c:v>My Results</c:v>
                </c:pt>
                <c:pt idx="1">
                  <c:v>Result from Paper [6]</c:v>
                </c:pt>
                <c:pt idx="2">
                  <c:v>Result from Paper [10]</c:v>
                </c:pt>
              </c:strCache>
            </c:strRef>
          </c:cat>
          <c:val>
            <c:numRef>
              <c:f>Sheet1!$B$2:$B$4</c:f>
              <c:numCache>
                <c:formatCode>General</c:formatCode>
                <c:ptCount val="3"/>
                <c:pt idx="0">
                  <c:v>436.42</c:v>
                </c:pt>
                <c:pt idx="1">
                  <c:v>2272</c:v>
                </c:pt>
                <c:pt idx="2">
                  <c:v>434</c:v>
                </c:pt>
              </c:numCache>
            </c:numRef>
          </c:val>
        </c:ser>
        <c:ser>
          <c:idx val="1"/>
          <c:order val="1"/>
          <c:tx>
            <c:strRef>
              <c:f>Sheet1!$C$1</c:f>
              <c:strCache>
                <c:ptCount val="1"/>
                <c:pt idx="0">
                  <c:v>MSQRT CSLA</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3"/>
                <c:pt idx="0">
                  <c:v>My Results</c:v>
                </c:pt>
                <c:pt idx="1">
                  <c:v>Result from Paper [6]</c:v>
                </c:pt>
                <c:pt idx="2">
                  <c:v>Result from Paper [10]</c:v>
                </c:pt>
              </c:strCache>
            </c:strRef>
          </c:cat>
          <c:val>
            <c:numRef>
              <c:f>Sheet1!$C$2:$C$4</c:f>
              <c:numCache>
                <c:formatCode>General</c:formatCode>
                <c:ptCount val="3"/>
                <c:pt idx="0">
                  <c:v>354.2</c:v>
                </c:pt>
                <c:pt idx="1">
                  <c:v>1929</c:v>
                </c:pt>
                <c:pt idx="2">
                  <c:v>337</c:v>
                </c:pt>
              </c:numCache>
            </c:numRef>
          </c:val>
        </c:ser>
        <c:dLbls>
          <c:dLblPos val="outEnd"/>
          <c:showLegendKey val="0"/>
          <c:showVal val="1"/>
          <c:showCatName val="0"/>
          <c:showSerName val="0"/>
          <c:showPercent val="0"/>
          <c:showBubbleSize val="0"/>
        </c:dLbls>
        <c:gapWidth val="164"/>
        <c:overlap val="-22"/>
        <c:axId val="143146728"/>
        <c:axId val="143296072"/>
      </c:barChart>
      <c:catAx>
        <c:axId val="14314672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16 bit</a:t>
                </a:r>
                <a:r>
                  <a:rPr lang="en-US" baseline="0"/>
                  <a:t> model</a:t>
                </a:r>
                <a:endParaRPr lang="en-US"/>
              </a:p>
            </c:rich>
          </c:tx>
          <c:layout>
            <c:manualLayout>
              <c:xMode val="edge"/>
              <c:yMode val="edge"/>
              <c:x val="0.48062115453490922"/>
              <c:y val="0.86821705426356588"/>
            </c:manualLayout>
          </c:layout>
          <c:overlay val="0"/>
          <c:spPr>
            <a:noFill/>
            <a:ln>
              <a:noFill/>
            </a:ln>
            <a:effectLst/>
          </c:spPr>
        </c:title>
        <c:numFmt formatCode="#,##0.0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296072"/>
        <c:crosses val="autoZero"/>
        <c:auto val="1"/>
        <c:lblAlgn val="ctr"/>
        <c:lblOffset val="100"/>
        <c:noMultiLvlLbl val="0"/>
      </c:catAx>
      <c:valAx>
        <c:axId val="143296072"/>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Area in square microns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146728"/>
        <c:crossesAt val="1"/>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en-US"/>
              <a:t>AREA COMPARISON</a:t>
            </a:r>
          </a:p>
        </c:rich>
      </c:tx>
      <c:layout/>
      <c:overlay val="0"/>
      <c:spPr>
        <a:noFill/>
        <a:ln>
          <a:noFill/>
        </a:ln>
        <a:effectLst/>
      </c:spPr>
    </c:title>
    <c:autoTitleDeleted val="0"/>
    <c:plotArea>
      <c:layout>
        <c:manualLayout>
          <c:layoutTarget val="inner"/>
          <c:xMode val="edge"/>
          <c:yMode val="edge"/>
          <c:x val="4.9320628399710909E-2"/>
          <c:y val="1.6161925366404539E-2"/>
          <c:w val="0.90659724599642433"/>
          <c:h val="0.70586150742599174"/>
        </c:manualLayout>
      </c:layout>
      <c:barChart>
        <c:barDir val="col"/>
        <c:grouping val="clustered"/>
        <c:varyColors val="0"/>
        <c:ser>
          <c:idx val="0"/>
          <c:order val="0"/>
          <c:tx>
            <c:strRef>
              <c:f>Sheet1!$B$1</c:f>
              <c:strCache>
                <c:ptCount val="1"/>
                <c:pt idx="0">
                  <c:v>% decrease</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3"/>
                <c:pt idx="0">
                  <c:v>My Results</c:v>
                </c:pt>
                <c:pt idx="1">
                  <c:v>Result from Paper [6]</c:v>
                </c:pt>
                <c:pt idx="2">
                  <c:v>Result from Paper [10]</c:v>
                </c:pt>
              </c:strCache>
            </c:strRef>
          </c:cat>
          <c:val>
            <c:numRef>
              <c:f>Sheet1!$B$2:$B$4</c:f>
              <c:numCache>
                <c:formatCode>0%</c:formatCode>
                <c:ptCount val="3"/>
                <c:pt idx="0" formatCode="0.00%">
                  <c:v>0.188</c:v>
                </c:pt>
                <c:pt idx="1">
                  <c:v>0.15</c:v>
                </c:pt>
                <c:pt idx="2" formatCode="0.00%">
                  <c:v>0.22500000000000001</c:v>
                </c:pt>
              </c:numCache>
            </c:numRef>
          </c:val>
        </c:ser>
        <c:ser>
          <c:idx val="1"/>
          <c:order val="1"/>
          <c:tx>
            <c:strRef>
              <c:f>Sheet1!$C$1</c:f>
              <c:strCache>
                <c:ptCount val="1"/>
                <c:pt idx="0">
                  <c:v>Column1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My Results</c:v>
                </c:pt>
                <c:pt idx="1">
                  <c:v>Result from Paper [6]</c:v>
                </c:pt>
                <c:pt idx="2">
                  <c:v>Result from Paper [10]</c:v>
                </c:pt>
              </c:strCache>
            </c:strRef>
          </c:cat>
          <c:val>
            <c:numRef>
              <c:f>Sheet1!$C$2:$C$4</c:f>
              <c:numCache>
                <c:formatCode>General</c:formatCode>
                <c:ptCount val="3"/>
              </c:numCache>
            </c:numRef>
          </c:val>
        </c:ser>
        <c:dLbls>
          <c:dLblPos val="outEnd"/>
          <c:showLegendKey val="0"/>
          <c:showVal val="1"/>
          <c:showCatName val="0"/>
          <c:showSerName val="0"/>
          <c:showPercent val="0"/>
          <c:showBubbleSize val="0"/>
        </c:dLbls>
        <c:gapWidth val="164"/>
        <c:overlap val="-22"/>
        <c:axId val="143583136"/>
        <c:axId val="143592736"/>
      </c:barChart>
      <c:catAx>
        <c:axId val="14358313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16 bit</a:t>
                </a:r>
                <a:r>
                  <a:rPr lang="en-US" baseline="0"/>
                  <a:t> model</a:t>
                </a:r>
                <a:endParaRPr lang="en-US"/>
              </a:p>
            </c:rich>
          </c:tx>
          <c:layout>
            <c:manualLayout>
              <c:xMode val="edge"/>
              <c:yMode val="edge"/>
              <c:x val="0.48062115453490922"/>
              <c:y val="0.86821705426356588"/>
            </c:manualLayout>
          </c:layout>
          <c:overlay val="0"/>
          <c:spPr>
            <a:noFill/>
            <a:ln>
              <a:noFill/>
            </a:ln>
            <a:effectLst/>
          </c:spPr>
        </c:title>
        <c:numFmt formatCode="#,##0.0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592736"/>
        <c:crosses val="autoZero"/>
        <c:auto val="1"/>
        <c:lblAlgn val="ctr"/>
        <c:lblOffset val="100"/>
        <c:noMultiLvlLbl val="0"/>
      </c:catAx>
      <c:valAx>
        <c:axId val="143592736"/>
        <c:scaling>
          <c:orientation val="minMax"/>
          <c:max val="1"/>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dirty="0" smtClean="0"/>
                  <a:t>Percentage</a:t>
                </a:r>
                <a:r>
                  <a:rPr lang="en-US" baseline="0" dirty="0" smtClean="0"/>
                  <a:t> decrease</a:t>
                </a:r>
                <a:endParaRPr lang="en-US" dirty="0"/>
              </a:p>
            </c:rich>
          </c:tx>
          <c:layout>
            <c:manualLayout>
              <c:xMode val="edge"/>
              <c:yMode val="edge"/>
              <c:x val="0.12323782120648473"/>
              <c:y val="6.1697646601257781E-2"/>
            </c:manualLayout>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583136"/>
        <c:crossesAt val="1"/>
        <c:crossBetween val="between"/>
      </c:valAx>
      <c:spPr>
        <a:noFill/>
        <a:ln>
          <a:noFill/>
        </a:ln>
        <a:effectLst/>
      </c:spPr>
    </c:plotArea>
    <c:legend>
      <c:legendPos val="t"/>
      <c:legendEntry>
        <c:idx val="1"/>
        <c:delete val="1"/>
      </c:legendEntry>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en-US" dirty="0" smtClean="0"/>
              <a:t>Power </a:t>
            </a:r>
            <a:r>
              <a:rPr lang="en-US" dirty="0"/>
              <a:t>COMPARISON</a:t>
            </a: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SQRT CSLA</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Sheet1!$B$2:$B$4</c:f>
              <c:numCache>
                <c:formatCode>General</c:formatCode>
                <c:ptCount val="3"/>
                <c:pt idx="0">
                  <c:v>19.899999999999999</c:v>
                </c:pt>
                <c:pt idx="1">
                  <c:v>527.5</c:v>
                </c:pt>
              </c:numCache>
            </c:numRef>
          </c:val>
        </c:ser>
        <c:ser>
          <c:idx val="1"/>
          <c:order val="1"/>
          <c:tx>
            <c:strRef>
              <c:f>Sheet1!$C$1</c:f>
              <c:strCache>
                <c:ptCount val="1"/>
                <c:pt idx="0">
                  <c:v>MSQRT CSLA</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Sheet1!$C$2:$C$4</c:f>
              <c:numCache>
                <c:formatCode>General</c:formatCode>
                <c:ptCount val="3"/>
                <c:pt idx="0">
                  <c:v>20.12</c:v>
                </c:pt>
                <c:pt idx="1">
                  <c:v>471.8</c:v>
                </c:pt>
              </c:numCache>
            </c:numRef>
          </c:val>
        </c:ser>
        <c:dLbls>
          <c:dLblPos val="outEnd"/>
          <c:showLegendKey val="0"/>
          <c:showVal val="1"/>
          <c:showCatName val="0"/>
          <c:showSerName val="0"/>
          <c:showPercent val="0"/>
          <c:showBubbleSize val="0"/>
        </c:dLbls>
        <c:gapWidth val="164"/>
        <c:overlap val="-22"/>
        <c:axId val="143628264"/>
        <c:axId val="143619800"/>
      </c:barChart>
      <c:catAx>
        <c:axId val="1436282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1" i="0" baseline="0">
                    <a:effectLst/>
                  </a:rPr>
                  <a:t>16 bit model</a:t>
                </a:r>
                <a:endParaRPr lang="en-US" sz="1000">
                  <a:effectLst/>
                </a:endParaRPr>
              </a:p>
            </c:rich>
          </c:tx>
          <c:layout>
            <c:manualLayout>
              <c:xMode val="edge"/>
              <c:yMode val="edge"/>
              <c:x val="0.35977933511875171"/>
              <c:y val="0.87855297157622736"/>
            </c:manualLayout>
          </c:layout>
          <c:overlay val="0"/>
          <c:spPr>
            <a:noFill/>
            <a:ln>
              <a:noFill/>
            </a:ln>
            <a:effectLst/>
          </c:spPr>
        </c:title>
        <c:numFmt formatCode="#,##0.0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619800"/>
        <c:crosses val="autoZero"/>
        <c:auto val="1"/>
        <c:lblAlgn val="ctr"/>
        <c:lblOffset val="100"/>
        <c:noMultiLvlLbl val="0"/>
      </c:catAx>
      <c:valAx>
        <c:axId val="1436198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dirty="0" smtClean="0"/>
                  <a:t>Power</a:t>
                </a:r>
                <a:r>
                  <a:rPr lang="en-US" baseline="0" dirty="0" smtClean="0"/>
                  <a:t> consumed in micro watts</a:t>
                </a:r>
                <a:endParaRPr lang="en-US" dirty="0"/>
              </a:p>
            </c:rich>
          </c:tx>
          <c:layout>
            <c:manualLayout>
              <c:xMode val="edge"/>
              <c:yMode val="edge"/>
              <c:x val="2.9871011541072641E-2"/>
              <c:y val="5.0460843557346036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628264"/>
        <c:crossesAt val="1"/>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en-US" dirty="0" smtClean="0"/>
              <a:t>power </a:t>
            </a:r>
            <a:r>
              <a:rPr lang="en-US" dirty="0"/>
              <a:t>COMPARISON</a:t>
            </a:r>
          </a:p>
        </c:rich>
      </c:tx>
      <c:layout/>
      <c:overlay val="0"/>
      <c:spPr>
        <a:noFill/>
        <a:ln>
          <a:noFill/>
        </a:ln>
        <a:effectLst/>
      </c:spPr>
    </c:title>
    <c:autoTitleDeleted val="0"/>
    <c:plotArea>
      <c:layout>
        <c:manualLayout>
          <c:layoutTarget val="inner"/>
          <c:xMode val="edge"/>
          <c:yMode val="edge"/>
          <c:x val="7.6267254133446538E-2"/>
          <c:y val="2.1905688358362933E-2"/>
          <c:w val="0.90659724599642433"/>
          <c:h val="0.70586150742599174"/>
        </c:manualLayout>
      </c:layout>
      <c:barChart>
        <c:barDir val="col"/>
        <c:grouping val="clustered"/>
        <c:varyColors val="0"/>
        <c:ser>
          <c:idx val="0"/>
          <c:order val="0"/>
          <c:tx>
            <c:strRef>
              <c:f>Sheet1!$B$1</c:f>
              <c:strCache>
                <c:ptCount val="1"/>
                <c:pt idx="0">
                  <c:v>% decrease</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Sheet1!$B$2:$B$4</c:f>
              <c:numCache>
                <c:formatCode>0%</c:formatCode>
                <c:ptCount val="3"/>
                <c:pt idx="1">
                  <c:v>0.1</c:v>
                </c:pt>
              </c:numCache>
            </c:numRef>
          </c:val>
        </c:ser>
        <c:ser>
          <c:idx val="1"/>
          <c:order val="1"/>
          <c:tx>
            <c:strRef>
              <c:f>Sheet1!$C$1</c:f>
              <c:strCache>
                <c:ptCount val="1"/>
                <c:pt idx="0">
                  <c:v>% increase</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Lbl>
              <c:idx val="0"/>
              <c:layout/>
              <c:tx>
                <c:rich>
                  <a:bodyPr/>
                  <a:lstStyle/>
                  <a:p>
                    <a:r>
                      <a:rPr lang="en-US"/>
                      <a:t>0.6%</a:t>
                    </a:r>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Sheet1!$C$2:$C$4</c:f>
              <c:numCache>
                <c:formatCode>General</c:formatCode>
                <c:ptCount val="3"/>
                <c:pt idx="0" formatCode="0.00%">
                  <c:v>6.0000000000000001E-3</c:v>
                </c:pt>
              </c:numCache>
            </c:numRef>
          </c:val>
        </c:ser>
        <c:dLbls>
          <c:dLblPos val="outEnd"/>
          <c:showLegendKey val="0"/>
          <c:showVal val="1"/>
          <c:showCatName val="0"/>
          <c:showSerName val="0"/>
          <c:showPercent val="0"/>
          <c:showBubbleSize val="0"/>
        </c:dLbls>
        <c:gapWidth val="164"/>
        <c:overlap val="-22"/>
        <c:axId val="144166264"/>
        <c:axId val="143765864"/>
      </c:barChart>
      <c:catAx>
        <c:axId val="1441662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16 bit</a:t>
                </a:r>
                <a:r>
                  <a:rPr lang="en-US" baseline="0"/>
                  <a:t> model</a:t>
                </a:r>
                <a:endParaRPr lang="en-US"/>
              </a:p>
            </c:rich>
          </c:tx>
          <c:layout>
            <c:manualLayout>
              <c:xMode val="edge"/>
              <c:yMode val="edge"/>
              <c:x val="0.30772646029396905"/>
              <c:y val="0.87461915371974153"/>
            </c:manualLayout>
          </c:layout>
          <c:overlay val="0"/>
          <c:spPr>
            <a:noFill/>
            <a:ln>
              <a:noFill/>
            </a:ln>
            <a:effectLst/>
          </c:spPr>
        </c:title>
        <c:numFmt formatCode="#,##0.0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765864"/>
        <c:crosses val="autoZero"/>
        <c:auto val="1"/>
        <c:lblAlgn val="ctr"/>
        <c:lblOffset val="100"/>
        <c:noMultiLvlLbl val="0"/>
      </c:catAx>
      <c:valAx>
        <c:axId val="143765864"/>
        <c:scaling>
          <c:orientation val="minMax"/>
          <c:max val="1"/>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dirty="0" smtClean="0"/>
                  <a:t>Percentage </a:t>
                </a:r>
                <a:endParaRPr lang="en-US" dirty="0"/>
              </a:p>
            </c:rich>
          </c:tx>
          <c:layout>
            <c:manualLayout>
              <c:xMode val="edge"/>
              <c:yMode val="edge"/>
              <c:x val="0.13179717371653785"/>
              <c:y val="0.26450590602033697"/>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4166264"/>
        <c:crossesAt val="1"/>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en-US" dirty="0" smtClean="0"/>
              <a:t>Timing</a:t>
            </a:r>
            <a:r>
              <a:rPr lang="en-US" baseline="0" dirty="0" smtClean="0"/>
              <a:t> analysis</a:t>
            </a:r>
            <a:endParaRPr lang="en-US" dirty="0"/>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SQRT CSLA</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Lbl>
              <c:idx val="0"/>
              <c:layout/>
              <c:tx>
                <c:rich>
                  <a:bodyPr/>
                  <a:lstStyle/>
                  <a:p>
                    <a:r>
                      <a:rPr lang="en-US" sz="1000" b="0" i="0" u="none" strike="noStrike" kern="1200" baseline="0">
                        <a:solidFill>
                          <a:sysClr val="windowText" lastClr="000000">
                            <a:lumMod val="75000"/>
                            <a:lumOff val="25000"/>
                          </a:sysClr>
                        </a:solidFill>
                        <a:latin typeface="Times New Roman" panose="02020603050405020304" pitchFamily="18" charset="0"/>
                        <a:ea typeface="+mn-ea"/>
                        <a:cs typeface="Times New Roman" panose="02020603050405020304" pitchFamily="18" charset="0"/>
                      </a:rPr>
                      <a:t>1.30</a:t>
                    </a:r>
                    <a:endParaRPr lang="en-US"/>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Sheet1!$B$2:$B$4</c:f>
              <c:numCache>
                <c:formatCode>General</c:formatCode>
                <c:ptCount val="3"/>
                <c:pt idx="0">
                  <c:v>0.99</c:v>
                </c:pt>
                <c:pt idx="1">
                  <c:v>2.77</c:v>
                </c:pt>
              </c:numCache>
            </c:numRef>
          </c:val>
        </c:ser>
        <c:ser>
          <c:idx val="1"/>
          <c:order val="1"/>
          <c:tx>
            <c:strRef>
              <c:f>Sheet1!$C$1</c:f>
              <c:strCache>
                <c:ptCount val="1"/>
                <c:pt idx="0">
                  <c:v>MSQRT CSLA</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Lbl>
              <c:idx val="0"/>
              <c:layout/>
              <c:tx>
                <c:rich>
                  <a:bodyPr/>
                  <a:lstStyle/>
                  <a:p>
                    <a:r>
                      <a:rPr lang="en-US"/>
                      <a:t>1.44</a:t>
                    </a:r>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My Results</c:v>
                </c:pt>
                <c:pt idx="1">
                  <c:v>Result from Paper [6]</c:v>
                </c:pt>
              </c:strCache>
            </c:strRef>
          </c:cat>
          <c:val>
            <c:numRef>
              <c:f>Sheet1!$C$2:$C$4</c:f>
              <c:numCache>
                <c:formatCode>General</c:formatCode>
                <c:ptCount val="3"/>
                <c:pt idx="0">
                  <c:v>1.03</c:v>
                </c:pt>
                <c:pt idx="1">
                  <c:v>3.04</c:v>
                </c:pt>
              </c:numCache>
            </c:numRef>
          </c:val>
        </c:ser>
        <c:dLbls>
          <c:dLblPos val="outEnd"/>
          <c:showLegendKey val="0"/>
          <c:showVal val="1"/>
          <c:showCatName val="0"/>
          <c:showSerName val="0"/>
          <c:showPercent val="0"/>
          <c:showBubbleSize val="0"/>
        </c:dLbls>
        <c:gapWidth val="164"/>
        <c:overlap val="-22"/>
        <c:axId val="143809816"/>
        <c:axId val="143846632"/>
      </c:barChart>
      <c:catAx>
        <c:axId val="1438098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1" i="0" baseline="0">
                    <a:effectLst/>
                  </a:rPr>
                  <a:t>16 bit model</a:t>
                </a:r>
                <a:endParaRPr lang="en-US" sz="1000">
                  <a:effectLst/>
                </a:endParaRPr>
              </a:p>
            </c:rich>
          </c:tx>
          <c:layout>
            <c:manualLayout>
              <c:xMode val="edge"/>
              <c:yMode val="edge"/>
              <c:x val="0.32176168406647748"/>
              <c:y val="0.86821705426356588"/>
            </c:manualLayout>
          </c:layout>
          <c:overlay val="0"/>
          <c:spPr>
            <a:noFill/>
            <a:ln>
              <a:noFill/>
            </a:ln>
            <a:effectLst/>
          </c:spPr>
        </c:title>
        <c:numFmt formatCode="#,##0.0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846632"/>
        <c:crosses val="autoZero"/>
        <c:auto val="1"/>
        <c:lblAlgn val="ctr"/>
        <c:lblOffset val="100"/>
        <c:noMultiLvlLbl val="0"/>
      </c:catAx>
      <c:valAx>
        <c:axId val="143846632"/>
        <c:scaling>
          <c:orientation val="minMax"/>
          <c:max val="5"/>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baseline="0" dirty="0" smtClean="0"/>
                  <a:t>Delay in </a:t>
                </a:r>
                <a:r>
                  <a:rPr lang="en-US" baseline="0" dirty="0" err="1" smtClean="0"/>
                  <a:t>nano</a:t>
                </a:r>
                <a:r>
                  <a:rPr lang="en-US" baseline="0" dirty="0" smtClean="0"/>
                  <a:t> seconds</a:t>
                </a:r>
                <a:endParaRPr lang="en-US" dirty="0"/>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809816"/>
        <c:crossesAt val="1"/>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1" i="0" u="none" strike="noStrike" kern="0" cap="all" spc="0" baseline="0">
                <a:solidFill>
                  <a:schemeClr val="tx1">
                    <a:lumMod val="50000"/>
                    <a:lumOff val="50000"/>
                  </a:schemeClr>
                </a:solidFill>
                <a:latin typeface="+mn-lt"/>
                <a:ea typeface="+mn-ea"/>
                <a:cs typeface="+mn-cs"/>
              </a:defRPr>
            </a:pPr>
            <a:r>
              <a:rPr lang="en-US" sz="1200" kern="0" spc="0" baseline="0" dirty="0">
                <a:solidFill>
                  <a:sysClr val="windowText" lastClr="000000"/>
                </a:solidFill>
                <a:latin typeface="Times New Roman" panose="02020603050405020304" pitchFamily="18" charset="0"/>
                <a:cs typeface="Times New Roman" panose="02020603050405020304" pitchFamily="18" charset="0"/>
              </a:rPr>
              <a:t>DELAY</a:t>
            </a:r>
            <a:r>
              <a:rPr lang="en-US" sz="1200" kern="0" spc="0" baseline="0" dirty="0">
                <a:latin typeface="Times New Roman" panose="02020603050405020304" pitchFamily="18" charset="0"/>
                <a:cs typeface="Times New Roman" panose="02020603050405020304" pitchFamily="18" charset="0"/>
              </a:rPr>
              <a:t> </a:t>
            </a:r>
            <a:r>
              <a:rPr lang="en-US" sz="1200" kern="0" spc="0" baseline="0" dirty="0">
                <a:solidFill>
                  <a:sysClr val="windowText" lastClr="000000"/>
                </a:solidFill>
                <a:latin typeface="Times New Roman" panose="02020603050405020304" pitchFamily="18" charset="0"/>
                <a:cs typeface="Times New Roman" panose="02020603050405020304" pitchFamily="18" charset="0"/>
              </a:rPr>
              <a:t>COMPARISION</a:t>
            </a:r>
          </a:p>
        </c:rich>
      </c:tx>
      <c:layout/>
      <c:overlay val="0"/>
      <c:spPr>
        <a:noFill/>
        <a:ln>
          <a:noFill/>
        </a:ln>
        <a:effectLst/>
      </c:spPr>
      <c:txPr>
        <a:bodyPr rot="0" spcFirstLastPara="1" vertOverflow="ellipsis" vert="horz" wrap="square" anchor="ctr" anchorCtr="1"/>
        <a:lstStyle/>
        <a:p>
          <a:pPr>
            <a:defRPr sz="2200" b="1" i="0" u="none" strike="noStrike" kern="0" cap="all" spc="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Sheet1!#REF!</c:f>
              <c:strCache>
                <c:ptCount val="1"/>
                <c:pt idx="0">
                  <c:v>#REF!</c:v>
                </c:pt>
              </c:strCache>
            </c:strRef>
          </c:tx>
          <c:spPr>
            <a:solidFill>
              <a:srgbClr val="CC3300"/>
            </a:solid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2"/>
                <c:pt idx="0">
                  <c:v>My Results</c:v>
                </c:pt>
                <c:pt idx="1">
                  <c:v>Result from Paper [6]</c:v>
                </c:pt>
              </c:strCache>
            </c:strRef>
          </c:cat>
          <c:val>
            <c:numRef>
              <c:f>Sheet1!$B$2:$B$5</c:f>
              <c:numCache>
                <c:formatCode>0.00%</c:formatCode>
                <c:ptCount val="4"/>
                <c:pt idx="0">
                  <c:v>0.1</c:v>
                </c:pt>
                <c:pt idx="1">
                  <c:v>9.8000000000000004E-2</c:v>
                </c:pt>
              </c:numCache>
            </c:numRef>
          </c:val>
        </c:ser>
        <c:ser>
          <c:idx val="1"/>
          <c:order val="1"/>
          <c:tx>
            <c:strRef>
              <c:f>Sheet1!$B$1</c:f>
              <c:strCache>
                <c:ptCount val="1"/>
                <c:pt idx="0">
                  <c:v>% increase</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My Results</c:v>
                </c:pt>
                <c:pt idx="1">
                  <c:v>Result from Paper [6]</c:v>
                </c:pt>
              </c:strCache>
            </c:strRef>
          </c:cat>
          <c:val>
            <c:numRef>
              <c:f>Sheet1!$C$2:$C$5</c:f>
              <c:numCache>
                <c:formatCode>General</c:formatCode>
                <c:ptCount val="4"/>
              </c:numCache>
            </c:numRef>
          </c:val>
        </c:ser>
        <c:ser>
          <c:idx val="2"/>
          <c:order val="2"/>
          <c:tx>
            <c:strRef>
              <c:f>Sheet1!$D$1</c:f>
              <c:strCache>
                <c:ptCount val="1"/>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My Results</c:v>
                </c:pt>
                <c:pt idx="1">
                  <c:v>Result from Paper [6]</c:v>
                </c:pt>
              </c:strCache>
            </c:strRef>
          </c:cat>
          <c:val>
            <c:numRef>
              <c:f>Sheet1!$D$2:$D$5</c:f>
              <c:numCache>
                <c:formatCode>General</c:formatCode>
                <c:ptCount val="4"/>
              </c:numCache>
            </c:numRef>
          </c:val>
        </c:ser>
        <c:dLbls>
          <c:dLblPos val="outEnd"/>
          <c:showLegendKey val="0"/>
          <c:showVal val="1"/>
          <c:showCatName val="0"/>
          <c:showSerName val="0"/>
          <c:showPercent val="0"/>
          <c:showBubbleSize val="0"/>
        </c:dLbls>
        <c:gapWidth val="164"/>
        <c:overlap val="-22"/>
        <c:axId val="140782784"/>
        <c:axId val="140782392"/>
      </c:barChart>
      <c:catAx>
        <c:axId val="140782784"/>
        <c:scaling>
          <c:orientation val="minMax"/>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197" b="1" i="0" u="none" strike="noStrike" kern="1200" baseline="0">
                    <a:solidFill>
                      <a:sysClr val="windowText" lastClr="000000">
                        <a:lumMod val="65000"/>
                        <a:lumOff val="35000"/>
                      </a:sysClr>
                    </a:solidFill>
                    <a:latin typeface="+mn-lt"/>
                    <a:ea typeface="+mn-ea"/>
                    <a:cs typeface="+mn-cs"/>
                  </a:defRPr>
                </a:pPr>
                <a:r>
                  <a:rPr lang="en-US" sz="1000" b="1" i="0" baseline="0">
                    <a:effectLst/>
                    <a:latin typeface="Times New Roman" panose="02020603050405020304" pitchFamily="18" charset="0"/>
                    <a:cs typeface="Times New Roman" panose="02020603050405020304" pitchFamily="18" charset="0"/>
                  </a:rPr>
                  <a:t>16 bit model</a:t>
                </a:r>
                <a:endParaRPr lang="en-US" sz="1000">
                  <a:effectLst/>
                  <a:latin typeface="Times New Roman" panose="02020603050405020304" pitchFamily="18" charset="0"/>
                  <a:cs typeface="Times New Roman" panose="02020603050405020304"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34386361427043843"/>
              <c:y val="0.83553672316384175"/>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197" b="1"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mn-cs"/>
              </a:defRPr>
            </a:pPr>
            <a:endParaRPr lang="en-US"/>
          </a:p>
        </c:txPr>
        <c:crossAx val="140782392"/>
        <c:crosses val="autoZero"/>
        <c:auto val="1"/>
        <c:lblAlgn val="ctr"/>
        <c:lblOffset val="100"/>
        <c:noMultiLvlLbl val="0"/>
      </c:catAx>
      <c:valAx>
        <c:axId val="140782392"/>
        <c:scaling>
          <c:orientation val="minMax"/>
        </c:scaling>
        <c:delete val="0"/>
        <c:axPos val="l"/>
        <c:title>
          <c:tx>
            <c:rich>
              <a:bodyPr rot="-5400000" spcFirstLastPara="1" vertOverflow="ellipsis" vert="horz" wrap="square" anchor="ctr" anchorCtr="1"/>
              <a:lstStyle/>
              <a:p>
                <a:pPr>
                  <a:defRPr sz="1197" b="1" i="0" u="none" strike="noStrike" kern="1200" baseline="0">
                    <a:solidFill>
                      <a:schemeClr val="tx1">
                        <a:lumMod val="65000"/>
                        <a:lumOff val="35000"/>
                      </a:schemeClr>
                    </a:solidFill>
                    <a:latin typeface="+mn-lt"/>
                    <a:ea typeface="+mn-ea"/>
                    <a:cs typeface="+mn-cs"/>
                  </a:defRPr>
                </a:pPr>
                <a:r>
                  <a:rPr lang="en-US" sz="1000" dirty="0" smtClean="0">
                    <a:solidFill>
                      <a:sysClr val="windowText" lastClr="000000"/>
                    </a:solidFill>
                    <a:latin typeface="Times New Roman" panose="02020603050405020304" pitchFamily="18" charset="0"/>
                    <a:cs typeface="Times New Roman" panose="02020603050405020304" pitchFamily="18" charset="0"/>
                  </a:rPr>
                  <a:t>Percentage</a:t>
                </a:r>
                <a:r>
                  <a:rPr lang="en-US" sz="1400" dirty="0" smtClean="0">
                    <a:solidFill>
                      <a:sysClr val="windowText" lastClr="000000"/>
                    </a:solidFill>
                    <a:latin typeface="Times New Roman" panose="02020603050405020304" pitchFamily="18" charset="0"/>
                    <a:cs typeface="Times New Roman" panose="02020603050405020304" pitchFamily="18" charset="0"/>
                  </a:rPr>
                  <a:t> </a:t>
                </a:r>
                <a:r>
                  <a:rPr lang="en-US" sz="1000" dirty="0" smtClean="0">
                    <a:solidFill>
                      <a:sysClr val="windowText" lastClr="000000"/>
                    </a:solidFill>
                    <a:latin typeface="Times New Roman" panose="02020603050405020304" pitchFamily="18" charset="0"/>
                    <a:cs typeface="Times New Roman" panose="02020603050405020304" pitchFamily="18" charset="0"/>
                  </a:rPr>
                  <a:t>increase</a:t>
                </a:r>
                <a:r>
                  <a:rPr lang="en-US" sz="1000" baseline="0" dirty="0" smtClean="0">
                    <a:solidFill>
                      <a:sysClr val="windowText" lastClr="000000"/>
                    </a:solidFill>
                    <a:latin typeface="Times New Roman" panose="02020603050405020304" pitchFamily="18" charset="0"/>
                    <a:cs typeface="Times New Roman" panose="02020603050405020304" pitchFamily="18" charset="0"/>
                  </a:rPr>
                  <a:t> </a:t>
                </a:r>
                <a:endParaRPr lang="en-US" sz="1000" dirty="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659837659181491E-2"/>
              <c:y val="0.11063392499666355"/>
            </c:manualLayout>
          </c:layout>
          <c:overlay val="0"/>
          <c:spPr>
            <a:noFill/>
            <a:ln>
              <a:noFill/>
            </a:ln>
            <a:effectLst/>
          </c:spPr>
          <c:txPr>
            <a:bodyPr rot="-5400000" spcFirstLastPara="1" vertOverflow="ellipsis" vert="horz" wrap="square" anchor="ctr" anchorCtr="1"/>
            <a:lstStyle/>
            <a:p>
              <a:pPr>
                <a:defRPr sz="1197"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mn-cs"/>
              </a:defRPr>
            </a:pPr>
            <a:endParaRPr lang="en-US"/>
          </a:p>
        </c:txPr>
        <c:crossAx val="140782784"/>
        <c:crosses val="autoZero"/>
        <c:crossBetween val="between"/>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1197"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22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1BFD8-0A96-419B-9023-0BC503FA1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TotalTime>
  <Pages>70</Pages>
  <Words>9568</Words>
  <Characters>54544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Shanmukha Naraharisetti</dc:creator>
  <cp:keywords/>
  <dc:description/>
  <cp:lastModifiedBy>Sri Shanmukha Naraharisetti</cp:lastModifiedBy>
  <cp:revision>290</cp:revision>
  <cp:lastPrinted>2015-12-14T18:37:00Z</cp:lastPrinted>
  <dcterms:created xsi:type="dcterms:W3CDTF">2015-11-14T23:57:00Z</dcterms:created>
  <dcterms:modified xsi:type="dcterms:W3CDTF">2015-12-14T19:00:00Z</dcterms:modified>
</cp:coreProperties>
</file>